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EDDF9" w14:textId="4D9C2580" w:rsidR="00F63978" w:rsidRDefault="00435192" w:rsidP="00435192">
      <w:pPr>
        <w:pStyle w:val="Heading1"/>
        <w:rPr>
          <w:lang w:val="en-US"/>
        </w:rPr>
      </w:pPr>
      <w:bookmarkStart w:id="0" w:name="_Hlk145858581"/>
      <w:bookmarkEnd w:id="0"/>
      <w:r>
        <w:rPr>
          <w:lang w:val="en-US"/>
        </w:rPr>
        <w:t>What is Continuous Integration?</w:t>
      </w:r>
    </w:p>
    <w:p w14:paraId="7B239823" w14:textId="20730EF4" w:rsidR="008D7568" w:rsidRDefault="008D7568" w:rsidP="00435192">
      <w:pPr>
        <w:rPr>
          <w:lang w:val="en-US"/>
        </w:rPr>
      </w:pPr>
      <w:r>
        <w:rPr>
          <w:lang w:val="en-US"/>
        </w:rPr>
        <w:t>Continuous Integration involves many key practices including:</w:t>
      </w:r>
    </w:p>
    <w:p w14:paraId="297BC56B" w14:textId="4F9C2FB5" w:rsidR="008D7568" w:rsidRDefault="00AE5633" w:rsidP="00AE5633">
      <w:pPr>
        <w:pStyle w:val="ListParagraph"/>
        <w:numPr>
          <w:ilvl w:val="0"/>
          <w:numId w:val="1"/>
        </w:numPr>
        <w:rPr>
          <w:lang w:val="en-US"/>
        </w:rPr>
      </w:pPr>
      <w:r>
        <w:rPr>
          <w:lang w:val="en-US"/>
        </w:rPr>
        <w:t xml:space="preserve">Frequent </w:t>
      </w:r>
      <w:r w:rsidR="007970E2">
        <w:rPr>
          <w:lang w:val="en-US"/>
        </w:rPr>
        <w:t>C</w:t>
      </w:r>
      <w:r>
        <w:rPr>
          <w:lang w:val="en-US"/>
        </w:rPr>
        <w:t xml:space="preserve">ode </w:t>
      </w:r>
      <w:r w:rsidR="007970E2">
        <w:rPr>
          <w:lang w:val="en-US"/>
        </w:rPr>
        <w:t>I</w:t>
      </w:r>
      <w:r>
        <w:rPr>
          <w:lang w:val="en-US"/>
        </w:rPr>
        <w:t xml:space="preserve">ntegration </w:t>
      </w:r>
      <w:r w:rsidR="00AC50BC">
        <w:rPr>
          <w:lang w:val="en-US"/>
        </w:rPr>
        <w:t xml:space="preserve">and </w:t>
      </w:r>
      <w:r w:rsidR="007970E2">
        <w:rPr>
          <w:lang w:val="en-US"/>
        </w:rPr>
        <w:t>Maintain Environment</w:t>
      </w:r>
      <w:r w:rsidR="00081928">
        <w:rPr>
          <w:lang w:val="en-US"/>
        </w:rPr>
        <w:t>–</w:t>
      </w:r>
      <w:r>
        <w:rPr>
          <w:lang w:val="en-US"/>
        </w:rPr>
        <w:t xml:space="preserve"> </w:t>
      </w:r>
      <w:r w:rsidR="00081928">
        <w:rPr>
          <w:lang w:val="en-US"/>
        </w:rPr>
        <w:t xml:space="preserve">Instead </w:t>
      </w:r>
      <w:r w:rsidR="00897EE8">
        <w:rPr>
          <w:lang w:val="en-US"/>
        </w:rPr>
        <w:t xml:space="preserve">of bulk pushing code, to push code </w:t>
      </w:r>
      <w:r w:rsidR="001C1932">
        <w:rPr>
          <w:lang w:val="en-US"/>
        </w:rPr>
        <w:t>regularly to ensure the whole team is</w:t>
      </w:r>
      <w:r w:rsidR="0093586F">
        <w:rPr>
          <w:lang w:val="en-US"/>
        </w:rPr>
        <w:t xml:space="preserve"> up to date</w:t>
      </w:r>
      <w:r w:rsidR="00B55377">
        <w:rPr>
          <w:lang w:val="en-US"/>
        </w:rPr>
        <w:t xml:space="preserve"> and allowing the team to see what has been done</w:t>
      </w:r>
      <w:r w:rsidR="0093586F">
        <w:rPr>
          <w:lang w:val="en-US"/>
        </w:rPr>
        <w:t>.</w:t>
      </w:r>
    </w:p>
    <w:p w14:paraId="1891DB6C" w14:textId="379153B4" w:rsidR="0093586F" w:rsidRPr="00E25197" w:rsidRDefault="0093586F" w:rsidP="00AE5633">
      <w:pPr>
        <w:pStyle w:val="ListParagraph"/>
        <w:numPr>
          <w:ilvl w:val="0"/>
          <w:numId w:val="1"/>
        </w:numPr>
        <w:rPr>
          <w:lang w:val="en-US"/>
        </w:rPr>
      </w:pPr>
      <w:r>
        <w:rPr>
          <w:lang w:val="en-US"/>
        </w:rPr>
        <w:t>Automated Build</w:t>
      </w:r>
      <w:r w:rsidR="00512BF4">
        <w:rPr>
          <w:lang w:val="en-US"/>
        </w:rPr>
        <w:t xml:space="preserve"> and Testing</w:t>
      </w:r>
      <w:r>
        <w:rPr>
          <w:lang w:val="en-US"/>
        </w:rPr>
        <w:t xml:space="preserve"> </w:t>
      </w:r>
      <w:r w:rsidR="00240373">
        <w:rPr>
          <w:lang w:val="en-US"/>
        </w:rPr>
        <w:t>–</w:t>
      </w:r>
      <w:r>
        <w:rPr>
          <w:lang w:val="en-US"/>
        </w:rPr>
        <w:t xml:space="preserve"> </w:t>
      </w:r>
      <w:r w:rsidR="00240373">
        <w:rPr>
          <w:lang w:val="en-US"/>
        </w:rPr>
        <w:t xml:space="preserve">Will </w:t>
      </w:r>
      <w:r w:rsidR="00512BF4">
        <w:rPr>
          <w:lang w:val="en-US"/>
        </w:rPr>
        <w:t>build</w:t>
      </w:r>
      <w:r w:rsidR="00240373">
        <w:rPr>
          <w:lang w:val="en-US"/>
        </w:rPr>
        <w:t xml:space="preserve"> the software </w:t>
      </w:r>
      <w:r w:rsidR="00512BF4">
        <w:rPr>
          <w:lang w:val="en-US"/>
        </w:rPr>
        <w:t>from the latest code, and run automated tests</w:t>
      </w:r>
      <w:r w:rsidR="00D12B85">
        <w:rPr>
          <w:lang w:val="en-US"/>
        </w:rPr>
        <w:t xml:space="preserve"> </w:t>
      </w:r>
      <w:r w:rsidR="00D12B85" w:rsidRPr="00D12B85">
        <w:t>including unit tests, integration tests, and user acceptance tests</w:t>
      </w:r>
      <w:r w:rsidR="00A41FE8">
        <w:t xml:space="preserve">, to </w:t>
      </w:r>
      <w:r w:rsidR="007C71C3">
        <w:t xml:space="preserve">reduce errors, have </w:t>
      </w:r>
      <w:r w:rsidR="00A41FE8">
        <w:t>quality assurance,</w:t>
      </w:r>
      <w:r w:rsidR="007C71C3">
        <w:t xml:space="preserve"> eliminating dependencies on key personnel, and a continuous delivery.</w:t>
      </w:r>
    </w:p>
    <w:p w14:paraId="1284BC52" w14:textId="210F0E5D" w:rsidR="00E25197" w:rsidRPr="00AC50BC" w:rsidRDefault="00E25197" w:rsidP="00AE5633">
      <w:pPr>
        <w:pStyle w:val="ListParagraph"/>
        <w:numPr>
          <w:ilvl w:val="0"/>
          <w:numId w:val="1"/>
        </w:numPr>
        <w:rPr>
          <w:lang w:val="en-US"/>
        </w:rPr>
      </w:pPr>
      <w:r>
        <w:t xml:space="preserve">Immediate feedback – To ensure code changes / additions </w:t>
      </w:r>
      <w:r w:rsidR="00EF14EA">
        <w:t xml:space="preserve">did not have any dependencies, this feedback will allow dependencies to be identified earlier </w:t>
      </w:r>
      <w:r w:rsidR="00B55377">
        <w:t xml:space="preserve">and fix an issue </w:t>
      </w:r>
      <w:r w:rsidR="00EF14EA">
        <w:t>if a test had failed upon a new change.</w:t>
      </w:r>
    </w:p>
    <w:p w14:paraId="0B9BB2FA" w14:textId="77777777" w:rsidR="00101C50" w:rsidRDefault="00101C50" w:rsidP="00F23D91">
      <w:pPr>
        <w:rPr>
          <w:lang w:val="en-US"/>
        </w:rPr>
      </w:pPr>
    </w:p>
    <w:p w14:paraId="0E2D126A" w14:textId="00ED7B2E" w:rsidR="00101C50" w:rsidRDefault="00101C50" w:rsidP="00F23D91">
      <w:pPr>
        <w:rPr>
          <w:lang w:val="en-US"/>
        </w:rPr>
      </w:pPr>
      <w:r>
        <w:rPr>
          <w:lang w:val="en-US"/>
        </w:rPr>
        <w:t xml:space="preserve">By </w:t>
      </w:r>
      <w:r w:rsidR="0002083E">
        <w:rPr>
          <w:lang w:val="en-US"/>
        </w:rPr>
        <w:t xml:space="preserve">maintaining and enforcing these key practices, a delivery </w:t>
      </w:r>
      <w:r w:rsidR="003D61C3">
        <w:rPr>
          <w:lang w:val="en-US"/>
        </w:rPr>
        <w:t>of</w:t>
      </w:r>
      <w:r w:rsidR="0002083E">
        <w:rPr>
          <w:lang w:val="en-US"/>
        </w:rPr>
        <w:t xml:space="preserve"> high-quality software can be achieved </w:t>
      </w:r>
      <w:r w:rsidR="00E019AB">
        <w:rPr>
          <w:lang w:val="en-US"/>
        </w:rPr>
        <w:t>through the commitment of maintaining frequent code commits,</w:t>
      </w:r>
      <w:r w:rsidR="00B50EA3">
        <w:rPr>
          <w:lang w:val="en-US"/>
        </w:rPr>
        <w:t xml:space="preserve"> quality code practices, </w:t>
      </w:r>
      <w:r w:rsidR="00070F65">
        <w:rPr>
          <w:lang w:val="en-US"/>
        </w:rPr>
        <w:t>and by fixing problems as soon as they occur.</w:t>
      </w:r>
      <w:r w:rsidR="00430AEC">
        <w:rPr>
          <w:lang w:val="en-US"/>
        </w:rPr>
        <w:t xml:space="preserve"> Meaning that </w:t>
      </w:r>
      <w:r w:rsidR="001D6621">
        <w:rPr>
          <w:lang w:val="en-US"/>
        </w:rPr>
        <w:t xml:space="preserve">issues and errors can be resolved straight away, preventing a pile up </w:t>
      </w:r>
      <w:r w:rsidR="00E27847">
        <w:rPr>
          <w:lang w:val="en-US"/>
        </w:rPr>
        <w:t xml:space="preserve">and </w:t>
      </w:r>
      <w:r w:rsidR="003D61C3" w:rsidRPr="003D61C3">
        <w:t>increasing the difficulty of identifying code errors</w:t>
      </w:r>
      <w:r w:rsidR="003D61C3">
        <w:t>.</w:t>
      </w:r>
    </w:p>
    <w:p w14:paraId="5E30B3AE" w14:textId="6F35F184" w:rsidR="004E1B5B" w:rsidRDefault="004E1B5B" w:rsidP="004E1B5B">
      <w:pPr>
        <w:pStyle w:val="Heading1"/>
        <w:rPr>
          <w:lang w:val="en-US"/>
        </w:rPr>
      </w:pPr>
      <w:r>
        <w:rPr>
          <w:lang w:val="en-US"/>
        </w:rPr>
        <w:t>CI Workflow</w:t>
      </w:r>
    </w:p>
    <w:p w14:paraId="4D4523D5" w14:textId="77777777" w:rsidR="00324B09" w:rsidRDefault="00324B09" w:rsidP="00324B09">
      <w:pPr>
        <w:rPr>
          <w:lang w:val="en-US"/>
        </w:rPr>
      </w:pPr>
    </w:p>
    <w:p w14:paraId="61E8A767" w14:textId="0A2530A3" w:rsidR="00324B09" w:rsidRPr="00324B09" w:rsidRDefault="00324B09" w:rsidP="00324B09">
      <w:pPr>
        <w:pStyle w:val="ListParagraph"/>
        <w:numPr>
          <w:ilvl w:val="0"/>
          <w:numId w:val="1"/>
        </w:numPr>
        <w:rPr>
          <w:b/>
          <w:bCs/>
          <w:lang w:val="en-US"/>
        </w:rPr>
      </w:pPr>
      <w:r w:rsidRPr="00324B09">
        <w:rPr>
          <w:b/>
          <w:bCs/>
          <w:lang w:val="en-US"/>
        </w:rPr>
        <w:t>Code Repository</w:t>
      </w:r>
      <w:r>
        <w:rPr>
          <w:b/>
          <w:bCs/>
          <w:lang w:val="en-US"/>
        </w:rPr>
        <w:br/>
      </w:r>
      <w:r w:rsidR="00097A81">
        <w:rPr>
          <w:lang w:val="en-US"/>
        </w:rPr>
        <w:t xml:space="preserve">The importance of version control enabled us to locate if there </w:t>
      </w:r>
      <w:r w:rsidR="005307FF">
        <w:rPr>
          <w:lang w:val="en-US"/>
        </w:rPr>
        <w:t>are</w:t>
      </w:r>
      <w:r w:rsidR="00B03B3F">
        <w:rPr>
          <w:lang w:val="en-US"/>
        </w:rPr>
        <w:t xml:space="preserve"> </w:t>
      </w:r>
      <w:r w:rsidR="00097A81">
        <w:rPr>
          <w:lang w:val="en-US"/>
        </w:rPr>
        <w:t>errors</w:t>
      </w:r>
      <w:r w:rsidR="00293EA5">
        <w:rPr>
          <w:lang w:val="en-US"/>
        </w:rPr>
        <w:t>,</w:t>
      </w:r>
      <w:r w:rsidR="00097A81">
        <w:rPr>
          <w:lang w:val="en-US"/>
        </w:rPr>
        <w:t xml:space="preserve"> to identify when </w:t>
      </w:r>
      <w:r w:rsidR="00293EA5">
        <w:rPr>
          <w:lang w:val="en-US"/>
        </w:rPr>
        <w:t xml:space="preserve">and who </w:t>
      </w:r>
      <w:r w:rsidR="00097A81">
        <w:rPr>
          <w:lang w:val="en-US"/>
        </w:rPr>
        <w:t>tasks are done</w:t>
      </w:r>
      <w:r w:rsidR="00293EA5">
        <w:rPr>
          <w:lang w:val="en-US"/>
        </w:rPr>
        <w:t xml:space="preserve"> by, enable rollbacks </w:t>
      </w:r>
      <w:r w:rsidR="00FD3E57">
        <w:rPr>
          <w:lang w:val="en-US"/>
        </w:rPr>
        <w:t>to stable versions of the software, and allow branching when working on different features of the software.</w:t>
      </w:r>
    </w:p>
    <w:p w14:paraId="5D09807B" w14:textId="48CBB304" w:rsidR="00AF5BC8" w:rsidRPr="00AF5BC8" w:rsidRDefault="00324B09" w:rsidP="00AF5BC8">
      <w:pPr>
        <w:pStyle w:val="ListParagraph"/>
        <w:numPr>
          <w:ilvl w:val="0"/>
          <w:numId w:val="1"/>
        </w:numPr>
        <w:rPr>
          <w:b/>
          <w:bCs/>
          <w:lang w:val="en-US"/>
        </w:rPr>
      </w:pPr>
      <w:r w:rsidRPr="00324B09">
        <w:rPr>
          <w:b/>
          <w:bCs/>
          <w:lang w:val="en-US"/>
        </w:rPr>
        <w:t>Triggering the CI Pipeline</w:t>
      </w:r>
      <w:r w:rsidR="00AF5BC8">
        <w:rPr>
          <w:b/>
          <w:bCs/>
          <w:lang w:val="en-US"/>
        </w:rPr>
        <w:br/>
      </w:r>
      <w:r w:rsidR="00D34F3C">
        <w:t>B</w:t>
      </w:r>
      <w:r w:rsidR="00D34F3C" w:rsidRPr="00D34F3C">
        <w:t>y allowing commits to</w:t>
      </w:r>
      <w:r w:rsidR="005307FF">
        <w:t xml:space="preserve"> be pushed to feature branches</w:t>
      </w:r>
      <w:r w:rsidR="00D34F3C" w:rsidRPr="00D34F3C">
        <w:t xml:space="preserve">, if an error occurs on one </w:t>
      </w:r>
      <w:r w:rsidR="00EE48FA" w:rsidRPr="00D34F3C">
        <w:t>branch’s</w:t>
      </w:r>
      <w:r w:rsidR="00D34F3C" w:rsidRPr="00D34F3C">
        <w:t xml:space="preserve"> specific implementation it will not affect another</w:t>
      </w:r>
      <w:r w:rsidR="00044E90">
        <w:t>, reducing the risk of conflict and allowing parallel development.</w:t>
      </w:r>
    </w:p>
    <w:p w14:paraId="36F43584" w14:textId="11264EB2" w:rsidR="00324B09" w:rsidRPr="00324B09" w:rsidRDefault="00324B09" w:rsidP="00324B09">
      <w:pPr>
        <w:pStyle w:val="ListParagraph"/>
        <w:numPr>
          <w:ilvl w:val="0"/>
          <w:numId w:val="1"/>
        </w:numPr>
        <w:rPr>
          <w:b/>
          <w:bCs/>
          <w:lang w:val="en-US"/>
        </w:rPr>
      </w:pPr>
      <w:r w:rsidRPr="00324B09">
        <w:rPr>
          <w:b/>
          <w:bCs/>
          <w:lang w:val="en-US"/>
        </w:rPr>
        <w:t>Automated Tests</w:t>
      </w:r>
      <w:r w:rsidR="003E6A21">
        <w:rPr>
          <w:lang w:val="en-US"/>
        </w:rPr>
        <w:br/>
        <w:t xml:space="preserve">Automated tests </w:t>
      </w:r>
      <w:r w:rsidR="00B75F20">
        <w:rPr>
          <w:lang w:val="en-US"/>
        </w:rPr>
        <w:t xml:space="preserve">are done to ensure quality control when adding and changing code to the repository, these tests would allow us to identify key errors and fix it upon them arising. </w:t>
      </w:r>
      <w:r w:rsidR="00B4251D">
        <w:rPr>
          <w:lang w:val="en-US"/>
        </w:rPr>
        <w:t>Using maven to run</w:t>
      </w:r>
      <w:r w:rsidR="00CF214E">
        <w:rPr>
          <w:lang w:val="en-US"/>
        </w:rPr>
        <w:t xml:space="preserve"> unit and integration tests for a backend to ensure the connection to the database and the data collated is what we are expecting.</w:t>
      </w:r>
      <w:ins w:id="1" w:author="Ramon Aguila" w:date="2023-09-17T16:12:00Z">
        <w:r w:rsidR="005307FF">
          <w:rPr>
            <w:lang w:val="en-US"/>
          </w:rPr>
          <w:t xml:space="preserve"> </w:t>
        </w:r>
      </w:ins>
      <w:r w:rsidR="00FF5C33">
        <w:rPr>
          <w:lang w:val="en-US"/>
        </w:rPr>
        <w:t xml:space="preserve">Using </w:t>
      </w:r>
      <w:proofErr w:type="spellStart"/>
      <w:r w:rsidR="00FF5C33">
        <w:rPr>
          <w:lang w:val="en-US"/>
        </w:rPr>
        <w:t>Vitest</w:t>
      </w:r>
      <w:proofErr w:type="spellEnd"/>
      <w:r w:rsidR="00FF5C33">
        <w:rPr>
          <w:lang w:val="en-US"/>
        </w:rPr>
        <w:t xml:space="preserve"> allows us to make sure that the server is rendering what we expect it to </w:t>
      </w:r>
      <w:proofErr w:type="gramStart"/>
      <w:r w:rsidR="00FF5C33">
        <w:rPr>
          <w:lang w:val="en-US"/>
        </w:rPr>
        <w:t>in regards to</w:t>
      </w:r>
      <w:proofErr w:type="gramEnd"/>
      <w:r w:rsidR="00FF5C33">
        <w:rPr>
          <w:lang w:val="en-US"/>
        </w:rPr>
        <w:t xml:space="preserve"> the frontend, also that it is using the correct names for things, for example making sure a header is correctly </w:t>
      </w:r>
      <w:r w:rsidR="00573ED2">
        <w:rPr>
          <w:lang w:val="en-US"/>
        </w:rPr>
        <w:t xml:space="preserve">written. </w:t>
      </w:r>
    </w:p>
    <w:p w14:paraId="78373860" w14:textId="3186F40D" w:rsidR="003B6D46" w:rsidRDefault="003B6D46">
      <w:pPr>
        <w:rPr>
          <w:lang w:val="en-US"/>
        </w:rPr>
      </w:pPr>
      <w:r>
        <w:rPr>
          <w:lang w:val="en-US"/>
        </w:rPr>
        <w:br w:type="page"/>
      </w:r>
    </w:p>
    <w:p w14:paraId="549E24E0" w14:textId="28B978CD" w:rsidR="005C5045" w:rsidRDefault="00E03A9B" w:rsidP="00E03A9B">
      <w:pPr>
        <w:pStyle w:val="Heading1"/>
        <w:rPr>
          <w:lang w:val="en-US"/>
        </w:rPr>
      </w:pPr>
      <w:r>
        <w:rPr>
          <w:lang w:val="en-US"/>
        </w:rPr>
        <w:lastRenderedPageBreak/>
        <w:t>Automated Test Cases</w:t>
      </w:r>
    </w:p>
    <w:p w14:paraId="3CA5CEE0" w14:textId="1069D9EF" w:rsidR="009E3D9B" w:rsidRDefault="009E3D9B" w:rsidP="00DA5002">
      <w:pPr>
        <w:rPr>
          <w:lang w:val="en-US"/>
        </w:rPr>
      </w:pPr>
      <w:r>
        <w:rPr>
          <w:lang w:val="en-US"/>
        </w:rPr>
        <w:t>For tests we followed Continuous Integration coding practices, this is where we:</w:t>
      </w:r>
    </w:p>
    <w:p w14:paraId="68383096" w14:textId="5790FC1C" w:rsidR="009E3D9B" w:rsidRDefault="009E3D9B" w:rsidP="009E3D9B">
      <w:pPr>
        <w:pStyle w:val="ListParagraph"/>
        <w:numPr>
          <w:ilvl w:val="0"/>
          <w:numId w:val="5"/>
        </w:numPr>
        <w:rPr>
          <w:lang w:val="en-US"/>
        </w:rPr>
      </w:pPr>
      <w:r w:rsidRPr="009E3D9B">
        <w:rPr>
          <w:lang w:val="en-US"/>
        </w:rPr>
        <w:t>Create tests for the expected the outcome of functions</w:t>
      </w:r>
      <w:r>
        <w:rPr>
          <w:lang w:val="en-US"/>
        </w:rPr>
        <w:t>,</w:t>
      </w:r>
    </w:p>
    <w:p w14:paraId="4672A210" w14:textId="7475DBBD" w:rsidR="009E3D9B" w:rsidRDefault="009E3D9B" w:rsidP="009E3D9B">
      <w:pPr>
        <w:pStyle w:val="ListParagraph"/>
        <w:numPr>
          <w:ilvl w:val="0"/>
          <w:numId w:val="5"/>
        </w:numPr>
        <w:rPr>
          <w:lang w:val="en-US"/>
        </w:rPr>
      </w:pPr>
      <w:r>
        <w:rPr>
          <w:lang w:val="en-US"/>
        </w:rPr>
        <w:t>Develop the functions to pass the tests,</w:t>
      </w:r>
    </w:p>
    <w:p w14:paraId="3E9232AC" w14:textId="2019912E" w:rsidR="009E3D9B" w:rsidRPr="009E3D9B" w:rsidRDefault="009E3D9B" w:rsidP="009E3D9B">
      <w:pPr>
        <w:pStyle w:val="ListParagraph"/>
        <w:numPr>
          <w:ilvl w:val="0"/>
          <w:numId w:val="5"/>
        </w:numPr>
        <w:rPr>
          <w:lang w:val="en-US"/>
        </w:rPr>
      </w:pPr>
      <w:r>
        <w:rPr>
          <w:lang w:val="en-US"/>
        </w:rPr>
        <w:t>Refactor the functions.</w:t>
      </w:r>
    </w:p>
    <w:p w14:paraId="7F981FEF" w14:textId="4E45798F" w:rsidR="008A4C05" w:rsidRPr="009E3D9B" w:rsidRDefault="008A4C05" w:rsidP="009E3D9B">
      <w:pPr>
        <w:rPr>
          <w:lang w:val="en-US"/>
        </w:rPr>
      </w:pPr>
      <w:r w:rsidRPr="009E3D9B">
        <w:rPr>
          <w:lang w:val="en-US"/>
        </w:rPr>
        <w:t>The following is the tests in order:</w:t>
      </w:r>
    </w:p>
    <w:p w14:paraId="337D4BB4" w14:textId="4E318AAE" w:rsidR="005C5045" w:rsidRPr="005C5045" w:rsidRDefault="005C5045" w:rsidP="00894D1C">
      <w:pPr>
        <w:pStyle w:val="Heading2"/>
        <w:rPr>
          <w:lang w:val="en-US"/>
        </w:rPr>
      </w:pPr>
      <w:r w:rsidRPr="005C5045">
        <w:rPr>
          <w:lang w:val="en-US"/>
        </w:rPr>
        <w:t xml:space="preserve">Test for feature </w:t>
      </w:r>
      <w:r w:rsidR="00894D1C">
        <w:rPr>
          <w:lang w:val="en-US"/>
        </w:rPr>
        <w:t>S</w:t>
      </w:r>
      <w:r w:rsidRPr="005C5045">
        <w:rPr>
          <w:lang w:val="en-US"/>
        </w:rPr>
        <w:t xml:space="preserve">earch </w:t>
      </w:r>
      <w:r w:rsidR="00894D1C">
        <w:rPr>
          <w:lang w:val="en-US"/>
        </w:rPr>
        <w:t>B</w:t>
      </w:r>
      <w:r w:rsidRPr="005C5045">
        <w:rPr>
          <w:lang w:val="en-US"/>
        </w:rPr>
        <w:t>ar</w:t>
      </w:r>
    </w:p>
    <w:p w14:paraId="298EC1D4" w14:textId="132D0393" w:rsidR="00453DBE" w:rsidRDefault="008A4C05" w:rsidP="008202C0">
      <w:pPr>
        <w:pStyle w:val="Heading3"/>
        <w:numPr>
          <w:ilvl w:val="0"/>
          <w:numId w:val="6"/>
        </w:numPr>
        <w:rPr>
          <w:lang w:val="en-US"/>
        </w:rPr>
      </w:pPr>
      <w:r>
        <w:rPr>
          <w:lang w:val="en-US"/>
        </w:rPr>
        <w:t>Tests creati</w:t>
      </w:r>
      <w:r w:rsidR="00D62F64">
        <w:rPr>
          <w:lang w:val="en-US"/>
        </w:rPr>
        <w:t>on</w:t>
      </w:r>
      <w:del w:id="2" w:author="Ramon Aguila" w:date="2023-09-17T16:16:00Z">
        <w:r w:rsidDel="005307FF">
          <w:rPr>
            <w:lang w:val="en-US"/>
          </w:rPr>
          <w:delText>:</w:delText>
        </w:r>
      </w:del>
    </w:p>
    <w:p w14:paraId="6903D82A" w14:textId="5739C159" w:rsidR="00DB1D5D" w:rsidRDefault="00DB1D5D" w:rsidP="00DB1D5D">
      <w:pPr>
        <w:rPr>
          <w:lang w:val="en-US"/>
        </w:rPr>
      </w:pPr>
      <w:r w:rsidRPr="00DB1D5D">
        <w:rPr>
          <w:noProof/>
          <w:lang w:val="en-US"/>
        </w:rPr>
        <w:drawing>
          <wp:inline distT="0" distB="0" distL="0" distR="0" wp14:anchorId="5DBB5064" wp14:editId="567B523E">
            <wp:extent cx="5374773" cy="4551045"/>
            <wp:effectExtent l="0" t="0" r="0" b="1905"/>
            <wp:docPr id="1211304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04533" name="Picture 1" descr="A screenshot of a computer program&#10;&#10;Description automatically generated"/>
                    <pic:cNvPicPr/>
                  </pic:nvPicPr>
                  <pic:blipFill>
                    <a:blip r:embed="rId7"/>
                    <a:stretch>
                      <a:fillRect/>
                    </a:stretch>
                  </pic:blipFill>
                  <pic:spPr>
                    <a:xfrm>
                      <a:off x="0" y="0"/>
                      <a:ext cx="5377508" cy="4553361"/>
                    </a:xfrm>
                    <a:prstGeom prst="rect">
                      <a:avLst/>
                    </a:prstGeom>
                  </pic:spPr>
                </pic:pic>
              </a:graphicData>
            </a:graphic>
          </wp:inline>
        </w:drawing>
      </w:r>
    </w:p>
    <w:p w14:paraId="60D63151" w14:textId="142EC805" w:rsidR="00DB1D5D" w:rsidRDefault="00DB1D5D" w:rsidP="00DB1D5D">
      <w:pPr>
        <w:rPr>
          <w:lang w:val="en-US"/>
        </w:rPr>
      </w:pPr>
      <w:r w:rsidRPr="00DB1D5D">
        <w:rPr>
          <w:noProof/>
          <w:lang w:val="en-US"/>
        </w:rPr>
        <w:drawing>
          <wp:inline distT="0" distB="0" distL="0" distR="0" wp14:anchorId="2B302F0F" wp14:editId="2A74F825">
            <wp:extent cx="6645910" cy="1718945"/>
            <wp:effectExtent l="0" t="0" r="2540" b="0"/>
            <wp:docPr id="14504150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5012" name="Picture 1" descr="A screen shot of a computer code&#10;&#10;Description automatically generated"/>
                    <pic:cNvPicPr/>
                  </pic:nvPicPr>
                  <pic:blipFill>
                    <a:blip r:embed="rId8"/>
                    <a:stretch>
                      <a:fillRect/>
                    </a:stretch>
                  </pic:blipFill>
                  <pic:spPr>
                    <a:xfrm>
                      <a:off x="0" y="0"/>
                      <a:ext cx="6645910" cy="1718945"/>
                    </a:xfrm>
                    <a:prstGeom prst="rect">
                      <a:avLst/>
                    </a:prstGeom>
                  </pic:spPr>
                </pic:pic>
              </a:graphicData>
            </a:graphic>
          </wp:inline>
        </w:drawing>
      </w:r>
    </w:p>
    <w:p w14:paraId="365A469A" w14:textId="75416670" w:rsidR="00DB1D5D" w:rsidRDefault="00DB1D5D" w:rsidP="00DB1D5D">
      <w:pPr>
        <w:rPr>
          <w:lang w:val="en-US"/>
        </w:rPr>
      </w:pPr>
      <w:r w:rsidRPr="00DB1D5D">
        <w:rPr>
          <w:noProof/>
          <w:lang w:val="en-US"/>
        </w:rPr>
        <w:lastRenderedPageBreak/>
        <w:drawing>
          <wp:inline distT="0" distB="0" distL="0" distR="0" wp14:anchorId="2A97B646" wp14:editId="47D3998E">
            <wp:extent cx="4610100" cy="2424862"/>
            <wp:effectExtent l="0" t="0" r="0" b="0"/>
            <wp:docPr id="204295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53310" name=""/>
                    <pic:cNvPicPr/>
                  </pic:nvPicPr>
                  <pic:blipFill rotWithShape="1">
                    <a:blip r:embed="rId9"/>
                    <a:srcRect b="42150"/>
                    <a:stretch/>
                  </pic:blipFill>
                  <pic:spPr bwMode="auto">
                    <a:xfrm>
                      <a:off x="0" y="0"/>
                      <a:ext cx="4612654" cy="2426205"/>
                    </a:xfrm>
                    <a:prstGeom prst="rect">
                      <a:avLst/>
                    </a:prstGeom>
                    <a:ln>
                      <a:noFill/>
                    </a:ln>
                    <a:extLst>
                      <a:ext uri="{53640926-AAD7-44D8-BBD7-CCE9431645EC}">
                        <a14:shadowObscured xmlns:a14="http://schemas.microsoft.com/office/drawing/2010/main"/>
                      </a:ext>
                    </a:extLst>
                  </pic:spPr>
                </pic:pic>
              </a:graphicData>
            </a:graphic>
          </wp:inline>
        </w:drawing>
      </w:r>
    </w:p>
    <w:p w14:paraId="3C024E1D" w14:textId="2D9205ED" w:rsidR="00DB1D5D" w:rsidRDefault="00DB1D5D" w:rsidP="00DB1D5D">
      <w:pPr>
        <w:rPr>
          <w:lang w:val="en-US"/>
        </w:rPr>
      </w:pPr>
      <w:r w:rsidRPr="00DB1D5D">
        <w:rPr>
          <w:noProof/>
          <w:lang w:val="en-US"/>
        </w:rPr>
        <w:drawing>
          <wp:inline distT="0" distB="0" distL="0" distR="0" wp14:anchorId="55FA25CB" wp14:editId="233B5B12">
            <wp:extent cx="4238625" cy="3482104"/>
            <wp:effectExtent l="0" t="0" r="0" b="4445"/>
            <wp:docPr id="22541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19871" name=""/>
                    <pic:cNvPicPr/>
                  </pic:nvPicPr>
                  <pic:blipFill>
                    <a:blip r:embed="rId10"/>
                    <a:stretch>
                      <a:fillRect/>
                    </a:stretch>
                  </pic:blipFill>
                  <pic:spPr>
                    <a:xfrm>
                      <a:off x="0" y="0"/>
                      <a:ext cx="4250469" cy="3491834"/>
                    </a:xfrm>
                    <a:prstGeom prst="rect">
                      <a:avLst/>
                    </a:prstGeom>
                  </pic:spPr>
                </pic:pic>
              </a:graphicData>
            </a:graphic>
          </wp:inline>
        </w:drawing>
      </w:r>
    </w:p>
    <w:p w14:paraId="1F1C0C5F" w14:textId="164A1DEA" w:rsidR="00DB1D5D" w:rsidRPr="00DB1D5D" w:rsidRDefault="00DB1D5D" w:rsidP="00DB1D5D">
      <w:pPr>
        <w:rPr>
          <w:lang w:val="en-US"/>
        </w:rPr>
      </w:pPr>
      <w:r w:rsidRPr="00DB1D5D">
        <w:rPr>
          <w:noProof/>
          <w:lang w:val="en-US"/>
        </w:rPr>
        <w:drawing>
          <wp:inline distT="0" distB="0" distL="0" distR="0" wp14:anchorId="346A5115" wp14:editId="7BF5B683">
            <wp:extent cx="6645910" cy="1485265"/>
            <wp:effectExtent l="0" t="0" r="2540" b="635"/>
            <wp:docPr id="736307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0714" name="Picture 1" descr="A screen shot of a computer code&#10;&#10;Description automatically generated"/>
                    <pic:cNvPicPr/>
                  </pic:nvPicPr>
                  <pic:blipFill>
                    <a:blip r:embed="rId11"/>
                    <a:stretch>
                      <a:fillRect/>
                    </a:stretch>
                  </pic:blipFill>
                  <pic:spPr>
                    <a:xfrm>
                      <a:off x="0" y="0"/>
                      <a:ext cx="6645910" cy="1485265"/>
                    </a:xfrm>
                    <a:prstGeom prst="rect">
                      <a:avLst/>
                    </a:prstGeom>
                  </pic:spPr>
                </pic:pic>
              </a:graphicData>
            </a:graphic>
          </wp:inline>
        </w:drawing>
      </w:r>
    </w:p>
    <w:p w14:paraId="7C076B17" w14:textId="3903FABD" w:rsidR="00453DBE" w:rsidRDefault="00453DBE">
      <w:pPr>
        <w:rPr>
          <w:lang w:val="en-US"/>
        </w:rPr>
      </w:pPr>
      <w:r w:rsidRPr="00453DBE">
        <w:rPr>
          <w:noProof/>
          <w:lang w:val="en-US"/>
        </w:rPr>
        <w:lastRenderedPageBreak/>
        <w:drawing>
          <wp:inline distT="0" distB="0" distL="0" distR="0" wp14:anchorId="5C2AB96E" wp14:editId="124FAFC3">
            <wp:extent cx="5731510" cy="2086610"/>
            <wp:effectExtent l="0" t="0" r="2540" b="8890"/>
            <wp:docPr id="1715665474" name="Picture 171566547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5474" name="Picture 1" descr="A computer screen with text on it&#10;&#10;Description automatically generated"/>
                    <pic:cNvPicPr/>
                  </pic:nvPicPr>
                  <pic:blipFill>
                    <a:blip r:embed="rId12"/>
                    <a:stretch>
                      <a:fillRect/>
                    </a:stretch>
                  </pic:blipFill>
                  <pic:spPr>
                    <a:xfrm>
                      <a:off x="0" y="0"/>
                      <a:ext cx="5731510" cy="2086610"/>
                    </a:xfrm>
                    <a:prstGeom prst="rect">
                      <a:avLst/>
                    </a:prstGeom>
                  </pic:spPr>
                </pic:pic>
              </a:graphicData>
            </a:graphic>
          </wp:inline>
        </w:drawing>
      </w:r>
    </w:p>
    <w:p w14:paraId="0F9506D3" w14:textId="2247138A" w:rsidR="00453DBE" w:rsidRDefault="000D4C81" w:rsidP="008202C0">
      <w:pPr>
        <w:pStyle w:val="Heading3"/>
        <w:numPr>
          <w:ilvl w:val="0"/>
          <w:numId w:val="6"/>
        </w:numPr>
        <w:rPr>
          <w:lang w:val="en-US"/>
        </w:rPr>
      </w:pPr>
      <w:proofErr w:type="spellStart"/>
      <w:r>
        <w:rPr>
          <w:lang w:val="en-US"/>
        </w:rPr>
        <w:t>getAllProducts</w:t>
      </w:r>
      <w:proofErr w:type="spellEnd"/>
      <w:r>
        <w:rPr>
          <w:lang w:val="en-US"/>
        </w:rPr>
        <w:t xml:space="preserve"> </w:t>
      </w:r>
      <w:r w:rsidR="00D62F64">
        <w:rPr>
          <w:lang w:val="en-US"/>
        </w:rPr>
        <w:t>implemented</w:t>
      </w:r>
      <w:del w:id="3" w:author="Ramon Aguila" w:date="2023-09-17T16:16:00Z">
        <w:r w:rsidDel="005307FF">
          <w:rPr>
            <w:lang w:val="en-US"/>
          </w:rPr>
          <w:delText>:</w:delText>
        </w:r>
      </w:del>
    </w:p>
    <w:p w14:paraId="6ABF3100" w14:textId="0A207A40" w:rsidR="000D4C81" w:rsidRDefault="00DB1717">
      <w:pPr>
        <w:rPr>
          <w:lang w:val="en-US"/>
        </w:rPr>
      </w:pPr>
      <w:r w:rsidRPr="00DB1717">
        <w:rPr>
          <w:noProof/>
          <w:lang w:val="en-US"/>
        </w:rPr>
        <w:drawing>
          <wp:inline distT="0" distB="0" distL="0" distR="0" wp14:anchorId="1AFE9F47" wp14:editId="60DDB318">
            <wp:extent cx="5731510" cy="2068830"/>
            <wp:effectExtent l="0" t="0" r="2540" b="7620"/>
            <wp:docPr id="797087816" name="Picture 7970878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87816" name="Picture 1" descr="A computer screen shot of a black screen&#10;&#10;Description automatically generated"/>
                    <pic:cNvPicPr/>
                  </pic:nvPicPr>
                  <pic:blipFill>
                    <a:blip r:embed="rId13"/>
                    <a:stretch>
                      <a:fillRect/>
                    </a:stretch>
                  </pic:blipFill>
                  <pic:spPr>
                    <a:xfrm>
                      <a:off x="0" y="0"/>
                      <a:ext cx="5731510" cy="2068830"/>
                    </a:xfrm>
                    <a:prstGeom prst="rect">
                      <a:avLst/>
                    </a:prstGeom>
                  </pic:spPr>
                </pic:pic>
              </a:graphicData>
            </a:graphic>
          </wp:inline>
        </w:drawing>
      </w:r>
    </w:p>
    <w:p w14:paraId="2DD8FB76" w14:textId="3A27839F" w:rsidR="00D62F64" w:rsidRDefault="009E3DC4" w:rsidP="008202C0">
      <w:pPr>
        <w:pStyle w:val="Heading3"/>
        <w:numPr>
          <w:ilvl w:val="0"/>
          <w:numId w:val="6"/>
        </w:numPr>
        <w:rPr>
          <w:lang w:val="en-US"/>
        </w:rPr>
      </w:pPr>
      <w:proofErr w:type="spellStart"/>
      <w:r w:rsidRPr="009E3DC4">
        <w:rPr>
          <w:lang w:val="en-US"/>
        </w:rPr>
        <w:t>searchForItem</w:t>
      </w:r>
      <w:proofErr w:type="spellEnd"/>
      <w:r>
        <w:rPr>
          <w:lang w:val="en-US"/>
        </w:rPr>
        <w:t xml:space="preserve"> </w:t>
      </w:r>
      <w:r w:rsidR="00D62F64" w:rsidRPr="00D62F64">
        <w:rPr>
          <w:lang w:val="en-US"/>
        </w:rPr>
        <w:t>implemented</w:t>
      </w:r>
      <w:del w:id="4" w:author="Ramon Aguila" w:date="2023-09-17T16:16:00Z">
        <w:r w:rsidR="00D62F64" w:rsidDel="005307FF">
          <w:rPr>
            <w:lang w:val="en-US"/>
          </w:rPr>
          <w:delText>:</w:delText>
        </w:r>
      </w:del>
    </w:p>
    <w:p w14:paraId="2B468A2F" w14:textId="7937A31A" w:rsidR="00782030" w:rsidRDefault="00782030">
      <w:pPr>
        <w:rPr>
          <w:lang w:val="en-US"/>
        </w:rPr>
      </w:pPr>
      <w:r w:rsidRPr="00782030">
        <w:rPr>
          <w:noProof/>
          <w:lang w:val="en-US"/>
        </w:rPr>
        <w:drawing>
          <wp:inline distT="0" distB="0" distL="0" distR="0" wp14:anchorId="7E900286" wp14:editId="4E35EE95">
            <wp:extent cx="6470622" cy="1382573"/>
            <wp:effectExtent l="0" t="0" r="6985" b="8255"/>
            <wp:docPr id="1602617866" name="Picture 160261786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17866" name="Picture 1" descr="A computer screen shot of a computer screen&#10;&#10;Description automatically generated"/>
                    <pic:cNvPicPr/>
                  </pic:nvPicPr>
                  <pic:blipFill rotWithShape="1">
                    <a:blip r:embed="rId14"/>
                    <a:srcRect b="45412"/>
                    <a:stretch/>
                  </pic:blipFill>
                  <pic:spPr bwMode="auto">
                    <a:xfrm>
                      <a:off x="0" y="0"/>
                      <a:ext cx="6495697" cy="1387931"/>
                    </a:xfrm>
                    <a:prstGeom prst="rect">
                      <a:avLst/>
                    </a:prstGeom>
                    <a:ln>
                      <a:noFill/>
                    </a:ln>
                    <a:extLst>
                      <a:ext uri="{53640926-AAD7-44D8-BBD7-CCE9431645EC}">
                        <a14:shadowObscured xmlns:a14="http://schemas.microsoft.com/office/drawing/2010/main"/>
                      </a:ext>
                    </a:extLst>
                  </pic:spPr>
                </pic:pic>
              </a:graphicData>
            </a:graphic>
          </wp:inline>
        </w:drawing>
      </w:r>
    </w:p>
    <w:p w14:paraId="04A99803" w14:textId="7E4B288C" w:rsidR="003D32A1" w:rsidRDefault="00894D1C" w:rsidP="00894D1C">
      <w:pPr>
        <w:pStyle w:val="Heading2"/>
        <w:rPr>
          <w:lang w:val="en-US"/>
        </w:rPr>
      </w:pPr>
      <w:r>
        <w:rPr>
          <w:lang w:val="en-US"/>
        </w:rPr>
        <w:lastRenderedPageBreak/>
        <w:t xml:space="preserve">Test for </w:t>
      </w:r>
      <w:proofErr w:type="spellStart"/>
      <w:r>
        <w:rPr>
          <w:lang w:val="en-US"/>
        </w:rPr>
        <w:t>feature</w:t>
      </w:r>
      <w:r w:rsidR="003D32A1">
        <w:rPr>
          <w:lang w:val="en-US"/>
        </w:rPr>
        <w:t>Cart</w:t>
      </w:r>
      <w:proofErr w:type="spellEnd"/>
    </w:p>
    <w:p w14:paraId="3E2BB4EC" w14:textId="7C4FE71A" w:rsidR="00CE33D4" w:rsidRDefault="00CE33D4" w:rsidP="008202C0">
      <w:pPr>
        <w:pStyle w:val="Heading3"/>
        <w:numPr>
          <w:ilvl w:val="0"/>
          <w:numId w:val="7"/>
        </w:numPr>
        <w:rPr>
          <w:lang w:val="en-US"/>
        </w:rPr>
      </w:pPr>
      <w:r>
        <w:rPr>
          <w:lang w:val="en-US"/>
        </w:rPr>
        <w:t>Tests Created</w:t>
      </w:r>
    </w:p>
    <w:p w14:paraId="0A61278C" w14:textId="0FE6BD2B" w:rsidR="00DB1D5D" w:rsidRPr="00DB1D5D" w:rsidRDefault="00DB1D5D" w:rsidP="00DB1D5D">
      <w:pPr>
        <w:rPr>
          <w:lang w:val="en-US"/>
        </w:rPr>
      </w:pPr>
      <w:r w:rsidRPr="00DB1D5D">
        <w:rPr>
          <w:noProof/>
          <w:lang w:val="en-US"/>
        </w:rPr>
        <w:drawing>
          <wp:inline distT="0" distB="0" distL="0" distR="0" wp14:anchorId="74FCBC41" wp14:editId="13F68FFA">
            <wp:extent cx="6645910" cy="4374515"/>
            <wp:effectExtent l="0" t="0" r="2540" b="6985"/>
            <wp:docPr id="13960958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95805" name="Picture 1" descr="A screen shot of a computer program&#10;&#10;Description automatically generated"/>
                    <pic:cNvPicPr/>
                  </pic:nvPicPr>
                  <pic:blipFill>
                    <a:blip r:embed="rId15"/>
                    <a:stretch>
                      <a:fillRect/>
                    </a:stretch>
                  </pic:blipFill>
                  <pic:spPr>
                    <a:xfrm>
                      <a:off x="0" y="0"/>
                      <a:ext cx="6645910" cy="4374515"/>
                    </a:xfrm>
                    <a:prstGeom prst="rect">
                      <a:avLst/>
                    </a:prstGeom>
                  </pic:spPr>
                </pic:pic>
              </a:graphicData>
            </a:graphic>
          </wp:inline>
        </w:drawing>
      </w:r>
      <w:r w:rsidRPr="00DB1D5D">
        <w:rPr>
          <w:noProof/>
          <w:lang w:val="en-US"/>
        </w:rPr>
        <w:drawing>
          <wp:inline distT="0" distB="0" distL="0" distR="0" wp14:anchorId="21F3E2EE" wp14:editId="4A9580D7">
            <wp:extent cx="6645910" cy="4598670"/>
            <wp:effectExtent l="0" t="0" r="2540" b="0"/>
            <wp:docPr id="34269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92515" name=""/>
                    <pic:cNvPicPr/>
                  </pic:nvPicPr>
                  <pic:blipFill>
                    <a:blip r:embed="rId16"/>
                    <a:stretch>
                      <a:fillRect/>
                    </a:stretch>
                  </pic:blipFill>
                  <pic:spPr>
                    <a:xfrm>
                      <a:off x="0" y="0"/>
                      <a:ext cx="6645910" cy="4598670"/>
                    </a:xfrm>
                    <a:prstGeom prst="rect">
                      <a:avLst/>
                    </a:prstGeom>
                  </pic:spPr>
                </pic:pic>
              </a:graphicData>
            </a:graphic>
          </wp:inline>
        </w:drawing>
      </w:r>
    </w:p>
    <w:p w14:paraId="6E1C3280" w14:textId="65BE3AA3" w:rsidR="00DB1D5D" w:rsidRDefault="00DB1D5D">
      <w:pPr>
        <w:rPr>
          <w:lang w:val="en-US"/>
        </w:rPr>
      </w:pPr>
      <w:r w:rsidRPr="00DB1D5D">
        <w:rPr>
          <w:noProof/>
          <w:lang w:val="en-US"/>
        </w:rPr>
        <w:lastRenderedPageBreak/>
        <w:drawing>
          <wp:inline distT="0" distB="0" distL="0" distR="0" wp14:anchorId="4DDC7214" wp14:editId="497A4BBA">
            <wp:extent cx="4208248" cy="3765550"/>
            <wp:effectExtent l="0" t="0" r="1905" b="6350"/>
            <wp:docPr id="1533620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0063" name="Picture 1" descr="A screenshot of a computer program&#10;&#10;Description automatically generated"/>
                    <pic:cNvPicPr/>
                  </pic:nvPicPr>
                  <pic:blipFill>
                    <a:blip r:embed="rId17"/>
                    <a:stretch>
                      <a:fillRect/>
                    </a:stretch>
                  </pic:blipFill>
                  <pic:spPr>
                    <a:xfrm>
                      <a:off x="0" y="0"/>
                      <a:ext cx="4211716" cy="3768653"/>
                    </a:xfrm>
                    <a:prstGeom prst="rect">
                      <a:avLst/>
                    </a:prstGeom>
                  </pic:spPr>
                </pic:pic>
              </a:graphicData>
            </a:graphic>
          </wp:inline>
        </w:drawing>
      </w:r>
    </w:p>
    <w:p w14:paraId="7293D365" w14:textId="77777777" w:rsidR="00DB1D5D" w:rsidRDefault="00DB1D5D">
      <w:pPr>
        <w:rPr>
          <w:lang w:val="en-US"/>
        </w:rPr>
      </w:pPr>
    </w:p>
    <w:p w14:paraId="540B958A" w14:textId="47499D16" w:rsidR="00A35ABB" w:rsidRDefault="00A35ABB">
      <w:pPr>
        <w:rPr>
          <w:lang w:val="en-US"/>
        </w:rPr>
      </w:pPr>
      <w:r w:rsidRPr="00A35ABB">
        <w:rPr>
          <w:noProof/>
          <w:lang w:val="en-US"/>
        </w:rPr>
        <w:drawing>
          <wp:inline distT="0" distB="0" distL="0" distR="0" wp14:anchorId="3FE86E63" wp14:editId="0CAFE159">
            <wp:extent cx="5731510" cy="1642110"/>
            <wp:effectExtent l="0" t="0" r="2540" b="0"/>
            <wp:docPr id="1446622374" name="Picture 144662237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2374" name="Picture 1" descr="A screen shot of a computer&#10;&#10;Description automatically generated"/>
                    <pic:cNvPicPr/>
                  </pic:nvPicPr>
                  <pic:blipFill>
                    <a:blip r:embed="rId18"/>
                    <a:stretch>
                      <a:fillRect/>
                    </a:stretch>
                  </pic:blipFill>
                  <pic:spPr>
                    <a:xfrm>
                      <a:off x="0" y="0"/>
                      <a:ext cx="5731510" cy="1642110"/>
                    </a:xfrm>
                    <a:prstGeom prst="rect">
                      <a:avLst/>
                    </a:prstGeom>
                  </pic:spPr>
                </pic:pic>
              </a:graphicData>
            </a:graphic>
          </wp:inline>
        </w:drawing>
      </w:r>
    </w:p>
    <w:p w14:paraId="4E0CD293" w14:textId="1C60B5D9" w:rsidR="00E22B15" w:rsidRDefault="00E23E46" w:rsidP="008202C0">
      <w:pPr>
        <w:pStyle w:val="Heading3"/>
        <w:numPr>
          <w:ilvl w:val="0"/>
          <w:numId w:val="7"/>
        </w:numPr>
        <w:rPr>
          <w:lang w:val="en-US"/>
        </w:rPr>
      </w:pPr>
      <w:proofErr w:type="spellStart"/>
      <w:r>
        <w:rPr>
          <w:lang w:val="en-US"/>
        </w:rPr>
        <w:t>getCartProducts</w:t>
      </w:r>
      <w:proofErr w:type="spellEnd"/>
      <w:r>
        <w:rPr>
          <w:lang w:val="en-US"/>
        </w:rPr>
        <w:t xml:space="preserve"> implemented</w:t>
      </w:r>
      <w:r w:rsidR="00894D1C">
        <w:rPr>
          <w:lang w:val="en-US"/>
        </w:rPr>
        <w:t>:</w:t>
      </w:r>
    </w:p>
    <w:p w14:paraId="3FAB7560" w14:textId="11A58454" w:rsidR="00E23E46" w:rsidRDefault="00E23E46">
      <w:pPr>
        <w:rPr>
          <w:lang w:val="en-US"/>
        </w:rPr>
      </w:pPr>
      <w:r w:rsidRPr="00E23E46">
        <w:rPr>
          <w:noProof/>
          <w:lang w:val="en-US"/>
        </w:rPr>
        <w:drawing>
          <wp:inline distT="0" distB="0" distL="0" distR="0" wp14:anchorId="15D25872" wp14:editId="3A731665">
            <wp:extent cx="5731510" cy="1943100"/>
            <wp:effectExtent l="0" t="0" r="2540" b="0"/>
            <wp:docPr id="123367550" name="Picture 12336755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7550" name="Picture 1" descr="A computer screen with text&#10;&#10;Description automatically generated"/>
                    <pic:cNvPicPr/>
                  </pic:nvPicPr>
                  <pic:blipFill>
                    <a:blip r:embed="rId19"/>
                    <a:stretch>
                      <a:fillRect/>
                    </a:stretch>
                  </pic:blipFill>
                  <pic:spPr>
                    <a:xfrm>
                      <a:off x="0" y="0"/>
                      <a:ext cx="5731510" cy="1943100"/>
                    </a:xfrm>
                    <a:prstGeom prst="rect">
                      <a:avLst/>
                    </a:prstGeom>
                  </pic:spPr>
                </pic:pic>
              </a:graphicData>
            </a:graphic>
          </wp:inline>
        </w:drawing>
      </w:r>
    </w:p>
    <w:p w14:paraId="6292D676" w14:textId="7DDE4385" w:rsidR="00E23E46" w:rsidRDefault="00F576B9" w:rsidP="008202C0">
      <w:pPr>
        <w:pStyle w:val="Heading3"/>
        <w:numPr>
          <w:ilvl w:val="0"/>
          <w:numId w:val="7"/>
        </w:numPr>
        <w:rPr>
          <w:lang w:val="en-US"/>
        </w:rPr>
      </w:pPr>
      <w:proofErr w:type="spellStart"/>
      <w:r w:rsidRPr="00F576B9">
        <w:rPr>
          <w:lang w:val="en-US"/>
        </w:rPr>
        <w:lastRenderedPageBreak/>
        <w:t>addItemToCart</w:t>
      </w:r>
      <w:proofErr w:type="spellEnd"/>
      <w:r w:rsidR="00E62548">
        <w:rPr>
          <w:lang w:val="en-US"/>
        </w:rPr>
        <w:t xml:space="preserve"> </w:t>
      </w:r>
      <w:proofErr w:type="gramStart"/>
      <w:r w:rsidR="00E62548">
        <w:rPr>
          <w:lang w:val="en-US"/>
        </w:rPr>
        <w:t>implemented</w:t>
      </w:r>
      <w:proofErr w:type="gramEnd"/>
    </w:p>
    <w:p w14:paraId="58AADB27" w14:textId="30631C3A" w:rsidR="00F576B9" w:rsidRDefault="00B538A7">
      <w:pPr>
        <w:rPr>
          <w:lang w:val="en-US"/>
        </w:rPr>
      </w:pPr>
      <w:r w:rsidRPr="00B538A7">
        <w:rPr>
          <w:noProof/>
          <w:lang w:val="en-US"/>
        </w:rPr>
        <w:drawing>
          <wp:inline distT="0" distB="0" distL="0" distR="0" wp14:anchorId="044EF647" wp14:editId="7F3898E5">
            <wp:extent cx="5731510" cy="2020570"/>
            <wp:effectExtent l="0" t="0" r="2540" b="0"/>
            <wp:docPr id="1373593688" name="Picture 13735936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93688" name="Picture 1" descr="A screenshot of a computer&#10;&#10;Description automatically generated"/>
                    <pic:cNvPicPr/>
                  </pic:nvPicPr>
                  <pic:blipFill>
                    <a:blip r:embed="rId20"/>
                    <a:stretch>
                      <a:fillRect/>
                    </a:stretch>
                  </pic:blipFill>
                  <pic:spPr>
                    <a:xfrm>
                      <a:off x="0" y="0"/>
                      <a:ext cx="5731510" cy="2020570"/>
                    </a:xfrm>
                    <a:prstGeom prst="rect">
                      <a:avLst/>
                    </a:prstGeom>
                  </pic:spPr>
                </pic:pic>
              </a:graphicData>
            </a:graphic>
          </wp:inline>
        </w:drawing>
      </w:r>
    </w:p>
    <w:p w14:paraId="61C790FA" w14:textId="68B7BE85" w:rsidR="00F576B9" w:rsidRDefault="00F576B9" w:rsidP="008202C0">
      <w:pPr>
        <w:pStyle w:val="Heading3"/>
        <w:numPr>
          <w:ilvl w:val="0"/>
          <w:numId w:val="7"/>
        </w:numPr>
        <w:rPr>
          <w:lang w:val="en-US"/>
        </w:rPr>
      </w:pPr>
      <w:proofErr w:type="spellStart"/>
      <w:r w:rsidRPr="00F576B9">
        <w:rPr>
          <w:lang w:val="en-US"/>
        </w:rPr>
        <w:t>removeProductFromCart</w:t>
      </w:r>
      <w:proofErr w:type="spellEnd"/>
      <w:r w:rsidR="00E62548">
        <w:rPr>
          <w:lang w:val="en-US"/>
        </w:rPr>
        <w:t xml:space="preserve"> </w:t>
      </w:r>
      <w:proofErr w:type="gramStart"/>
      <w:r w:rsidR="00E62548" w:rsidRPr="00E62548">
        <w:rPr>
          <w:lang w:val="en-US"/>
        </w:rPr>
        <w:t>implemented</w:t>
      </w:r>
      <w:proofErr w:type="gramEnd"/>
    </w:p>
    <w:p w14:paraId="08B6EAED" w14:textId="7117EB6A" w:rsidR="005307FF" w:rsidRDefault="00F82D4A">
      <w:pPr>
        <w:rPr>
          <w:lang w:val="en-US"/>
        </w:rPr>
      </w:pPr>
      <w:r w:rsidRPr="00F82D4A">
        <w:rPr>
          <w:noProof/>
          <w:lang w:val="en-US"/>
        </w:rPr>
        <w:drawing>
          <wp:inline distT="0" distB="0" distL="0" distR="0" wp14:anchorId="12120B7F" wp14:editId="2FEA69F5">
            <wp:extent cx="5731510" cy="1156970"/>
            <wp:effectExtent l="0" t="0" r="2540" b="5080"/>
            <wp:docPr id="247453018" name="Picture 2474530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53018" name="Picture 1" descr="A black screen with white text&#10;&#10;Description automatically generated"/>
                    <pic:cNvPicPr/>
                  </pic:nvPicPr>
                  <pic:blipFill>
                    <a:blip r:embed="rId21"/>
                    <a:stretch>
                      <a:fillRect/>
                    </a:stretch>
                  </pic:blipFill>
                  <pic:spPr>
                    <a:xfrm>
                      <a:off x="0" y="0"/>
                      <a:ext cx="5731510" cy="1156970"/>
                    </a:xfrm>
                    <a:prstGeom prst="rect">
                      <a:avLst/>
                    </a:prstGeom>
                  </pic:spPr>
                </pic:pic>
              </a:graphicData>
            </a:graphic>
          </wp:inline>
        </w:drawing>
      </w:r>
      <w:r w:rsidR="00E62548">
        <w:rPr>
          <w:lang w:val="en-US"/>
        </w:rPr>
        <w:t xml:space="preserve"> </w:t>
      </w:r>
    </w:p>
    <w:p w14:paraId="3DAF2E3B" w14:textId="77777777" w:rsidR="005307FF" w:rsidRDefault="005307FF">
      <w:pPr>
        <w:rPr>
          <w:lang w:val="en-US"/>
        </w:rPr>
      </w:pPr>
      <w:r>
        <w:rPr>
          <w:lang w:val="en-US"/>
        </w:rPr>
        <w:br w:type="page"/>
      </w:r>
    </w:p>
    <w:p w14:paraId="74F188BF" w14:textId="663E2050" w:rsidR="005307FF" w:rsidRDefault="005307FF" w:rsidP="005307FF">
      <w:pPr>
        <w:pStyle w:val="Heading1"/>
        <w:rPr>
          <w:lang w:val="en-US"/>
        </w:rPr>
      </w:pPr>
      <w:r>
        <w:rPr>
          <w:lang w:val="en-US"/>
        </w:rPr>
        <w:lastRenderedPageBreak/>
        <w:t>Test Execution and Results</w:t>
      </w:r>
    </w:p>
    <w:p w14:paraId="086AFCA4" w14:textId="4306C07E" w:rsidR="00803E1A" w:rsidRDefault="00803E1A" w:rsidP="005307FF">
      <w:pPr>
        <w:rPr>
          <w:lang w:val="en-US"/>
        </w:rPr>
      </w:pPr>
    </w:p>
    <w:p w14:paraId="4C671933" w14:textId="0FA013C6" w:rsidR="00261E7F" w:rsidRDefault="00261E7F" w:rsidP="00261E7F">
      <w:pPr>
        <w:pStyle w:val="Heading2"/>
        <w:rPr>
          <w:lang w:val="en-US"/>
        </w:rPr>
      </w:pPr>
      <w:r>
        <w:rPr>
          <w:lang w:val="en-US"/>
        </w:rPr>
        <w:t>Backend</w:t>
      </w:r>
    </w:p>
    <w:p w14:paraId="0562DFF1" w14:textId="65FF05FF" w:rsidR="00261E7F" w:rsidRDefault="00A115F2" w:rsidP="00261E7F">
      <w:pPr>
        <w:rPr>
          <w:lang w:val="en-US"/>
        </w:rPr>
      </w:pPr>
      <w:r>
        <w:rPr>
          <w:lang w:val="en-US"/>
        </w:rPr>
        <w:t xml:space="preserve">Like the Automated Test Cases, we </w:t>
      </w:r>
      <w:r w:rsidR="00A44CA8">
        <w:rPr>
          <w:lang w:val="en-US"/>
        </w:rPr>
        <w:t>first created comprehensive test cases then developed the features until they pass the test.</w:t>
      </w:r>
    </w:p>
    <w:p w14:paraId="2D39EBA1" w14:textId="0C346E67" w:rsidR="008A4407" w:rsidRDefault="004F0530" w:rsidP="00606DF6">
      <w:pPr>
        <w:pStyle w:val="Heading3"/>
        <w:numPr>
          <w:ilvl w:val="0"/>
          <w:numId w:val="4"/>
        </w:numPr>
        <w:rPr>
          <w:lang w:val="en-US"/>
        </w:rPr>
      </w:pPr>
      <w:r>
        <w:rPr>
          <w:lang w:val="en-US"/>
        </w:rPr>
        <w:t>SuperpriceRepositoryTest</w:t>
      </w:r>
    </w:p>
    <w:p w14:paraId="3B4B930A" w14:textId="492DCF16" w:rsidR="00786817" w:rsidRDefault="00786817" w:rsidP="00261E7F">
      <w:pPr>
        <w:rPr>
          <w:lang w:val="en-US"/>
        </w:rPr>
      </w:pPr>
      <w:r>
        <w:rPr>
          <w:noProof/>
        </w:rPr>
        <w:drawing>
          <wp:inline distT="0" distB="0" distL="0" distR="0" wp14:anchorId="72A029E9" wp14:editId="38189665">
            <wp:extent cx="6645910" cy="3565525"/>
            <wp:effectExtent l="0" t="0" r="2540" b="0"/>
            <wp:docPr id="642645426" name="Picture 64264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426" name=""/>
                    <pic:cNvPicPr/>
                  </pic:nvPicPr>
                  <pic:blipFill>
                    <a:blip r:embed="rId22"/>
                    <a:stretch>
                      <a:fillRect/>
                    </a:stretch>
                  </pic:blipFill>
                  <pic:spPr>
                    <a:xfrm>
                      <a:off x="0" y="0"/>
                      <a:ext cx="6645910" cy="3565525"/>
                    </a:xfrm>
                    <a:prstGeom prst="rect">
                      <a:avLst/>
                    </a:prstGeom>
                  </pic:spPr>
                </pic:pic>
              </a:graphicData>
            </a:graphic>
          </wp:inline>
        </w:drawing>
      </w:r>
    </w:p>
    <w:p w14:paraId="5103B4FF" w14:textId="12E21097" w:rsidR="003F7F8D" w:rsidRDefault="003F7F8D" w:rsidP="003F7F8D">
      <w:pPr>
        <w:pStyle w:val="Heading3"/>
        <w:numPr>
          <w:ilvl w:val="0"/>
          <w:numId w:val="4"/>
        </w:numPr>
        <w:rPr>
          <w:lang w:val="en-US"/>
        </w:rPr>
      </w:pPr>
      <w:proofErr w:type="spellStart"/>
      <w:r>
        <w:rPr>
          <w:lang w:val="en-US"/>
        </w:rPr>
        <w:t>SuperpriceControllerTest</w:t>
      </w:r>
      <w:proofErr w:type="spellEnd"/>
    </w:p>
    <w:p w14:paraId="30991F4C" w14:textId="46180468" w:rsidR="003F7F8D" w:rsidRPr="003F7F8D" w:rsidRDefault="009E4E3D" w:rsidP="003F7F8D">
      <w:pPr>
        <w:rPr>
          <w:lang w:val="en-US"/>
        </w:rPr>
      </w:pPr>
      <w:r>
        <w:rPr>
          <w:noProof/>
        </w:rPr>
        <w:drawing>
          <wp:inline distT="0" distB="0" distL="0" distR="0" wp14:anchorId="226DE4D2" wp14:editId="2C1655D7">
            <wp:extent cx="6645910" cy="3565525"/>
            <wp:effectExtent l="0" t="0" r="2540" b="0"/>
            <wp:docPr id="1856579348" name="Picture 185657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79348" name=""/>
                    <pic:cNvPicPr/>
                  </pic:nvPicPr>
                  <pic:blipFill>
                    <a:blip r:embed="rId23"/>
                    <a:stretch>
                      <a:fillRect/>
                    </a:stretch>
                  </pic:blipFill>
                  <pic:spPr>
                    <a:xfrm>
                      <a:off x="0" y="0"/>
                      <a:ext cx="6645910" cy="3565525"/>
                    </a:xfrm>
                    <a:prstGeom prst="rect">
                      <a:avLst/>
                    </a:prstGeom>
                  </pic:spPr>
                </pic:pic>
              </a:graphicData>
            </a:graphic>
          </wp:inline>
        </w:drawing>
      </w:r>
    </w:p>
    <w:p w14:paraId="1A7ED8C4" w14:textId="329A8550" w:rsidR="00A81E55" w:rsidRDefault="00A81E55" w:rsidP="00A81E55">
      <w:pPr>
        <w:pStyle w:val="Heading2"/>
        <w:rPr>
          <w:lang w:val="en-US"/>
        </w:rPr>
      </w:pPr>
      <w:r>
        <w:rPr>
          <w:lang w:val="en-US"/>
        </w:rPr>
        <w:t>Frontend</w:t>
      </w:r>
    </w:p>
    <w:p w14:paraId="0FF622DD" w14:textId="2D369715" w:rsidR="00FE396B" w:rsidRPr="00FE396B" w:rsidRDefault="00FE396B" w:rsidP="00FE396B">
      <w:pPr>
        <w:rPr>
          <w:lang w:val="en-US"/>
        </w:rPr>
      </w:pPr>
      <w:r>
        <w:rPr>
          <w:lang w:val="en-US"/>
        </w:rPr>
        <w:t xml:space="preserve">Due to our negotiations with the product </w:t>
      </w:r>
      <w:proofErr w:type="gramStart"/>
      <w:r>
        <w:rPr>
          <w:lang w:val="en-US"/>
        </w:rPr>
        <w:t>owner</w:t>
      </w:r>
      <w:proofErr w:type="gramEnd"/>
      <w:r>
        <w:rPr>
          <w:lang w:val="en-US"/>
        </w:rPr>
        <w:t xml:space="preserve"> it was decided to only do a few </w:t>
      </w:r>
      <w:proofErr w:type="gramStart"/>
      <w:r>
        <w:rPr>
          <w:lang w:val="en-US"/>
        </w:rPr>
        <w:t>frontend</w:t>
      </w:r>
      <w:proofErr w:type="gramEnd"/>
      <w:r>
        <w:rPr>
          <w:lang w:val="en-US"/>
        </w:rPr>
        <w:t xml:space="preserve"> tests if we had time due to the various circumstances that affected our group being various people being sick and someone dropping the class. </w:t>
      </w:r>
      <w:r>
        <w:rPr>
          <w:lang w:val="en-US"/>
        </w:rPr>
        <w:lastRenderedPageBreak/>
        <w:t>As such we focused on the basic tests that made sure our different pages were running correctly</w:t>
      </w:r>
      <w:r w:rsidR="00464B1A">
        <w:rPr>
          <w:lang w:val="en-US"/>
        </w:rPr>
        <w:t xml:space="preserve"> </w:t>
      </w:r>
      <w:proofErr w:type="gramStart"/>
      <w:r w:rsidR="00464B1A">
        <w:rPr>
          <w:lang w:val="en-US"/>
        </w:rPr>
        <w:t>in regards to</w:t>
      </w:r>
      <w:proofErr w:type="gramEnd"/>
      <w:r w:rsidR="00464B1A">
        <w:rPr>
          <w:lang w:val="en-US"/>
        </w:rPr>
        <w:t xml:space="preserve"> the CI. </w:t>
      </w:r>
      <w:proofErr w:type="gramStart"/>
      <w:r w:rsidR="00464B1A">
        <w:rPr>
          <w:lang w:val="en-US"/>
        </w:rPr>
        <w:t>However</w:t>
      </w:r>
      <w:proofErr w:type="gramEnd"/>
      <w:r w:rsidR="00464B1A">
        <w:rPr>
          <w:lang w:val="en-US"/>
        </w:rPr>
        <w:t xml:space="preserve"> we did extensive manual testing to ensure that everything runs correctly. </w:t>
      </w:r>
    </w:p>
    <w:p w14:paraId="2FC4AB9B" w14:textId="77777777" w:rsidR="00A81E55" w:rsidRDefault="00A81E55" w:rsidP="00A81E55">
      <w:pPr>
        <w:rPr>
          <w:lang w:val="en-US"/>
        </w:rPr>
      </w:pPr>
    </w:p>
    <w:p w14:paraId="70F4DF32" w14:textId="4D860FC0" w:rsidR="00FE396B" w:rsidRDefault="00FE396B" w:rsidP="00A81E55">
      <w:pPr>
        <w:rPr>
          <w:lang w:val="en-US"/>
        </w:rPr>
      </w:pPr>
      <w:r>
        <w:rPr>
          <w:lang w:val="en-US"/>
        </w:rPr>
        <w:t>Home Page:</w:t>
      </w:r>
    </w:p>
    <w:p w14:paraId="32729706" w14:textId="72304E98" w:rsidR="00FE396B" w:rsidRDefault="00FE396B" w:rsidP="00A81E55">
      <w:pPr>
        <w:rPr>
          <w:lang w:val="en-US"/>
        </w:rPr>
      </w:pPr>
      <w:r>
        <w:rPr>
          <w:lang w:val="en-US"/>
        </w:rPr>
        <w:t xml:space="preserve">For the home page we </w:t>
      </w:r>
      <w:r w:rsidR="006D470F">
        <w:rPr>
          <w:lang w:val="en-US"/>
        </w:rPr>
        <w:t xml:space="preserve">tested the different buttons being the shop now button, the previous and next product buttons as well as testing to make sure the header of the page both existed and was correct. </w:t>
      </w:r>
    </w:p>
    <w:p w14:paraId="2A66E15C" w14:textId="77777777" w:rsidR="00EB676C" w:rsidRDefault="00EB676C" w:rsidP="00A81E55">
      <w:pPr>
        <w:rPr>
          <w:lang w:val="en-US"/>
        </w:rPr>
      </w:pPr>
    </w:p>
    <w:p w14:paraId="4F157007" w14:textId="2DD11D83" w:rsidR="00136693" w:rsidRDefault="00EB676C" w:rsidP="00A81E55">
      <w:pPr>
        <w:rPr>
          <w:lang w:val="en-US"/>
        </w:rPr>
      </w:pPr>
      <w:r>
        <w:rPr>
          <w:lang w:val="en-US"/>
        </w:rPr>
        <w:t>The tests</w:t>
      </w:r>
      <w:r w:rsidR="00136693">
        <w:rPr>
          <w:lang w:val="en-US"/>
        </w:rPr>
        <w:t>:</w:t>
      </w:r>
      <w:r w:rsidR="00136693" w:rsidRPr="00136693">
        <w:rPr>
          <w:lang w:val="en-US"/>
        </w:rPr>
        <w:t xml:space="preserve"> </w:t>
      </w:r>
      <w:r w:rsidR="00136693" w:rsidRPr="00EB676C">
        <w:rPr>
          <w:noProof/>
          <w:lang w:val="en-US"/>
        </w:rPr>
        <w:drawing>
          <wp:inline distT="0" distB="0" distL="0" distR="0" wp14:anchorId="12B701C0" wp14:editId="3D139246">
            <wp:extent cx="6645910" cy="5589905"/>
            <wp:effectExtent l="0" t="0" r="2540" b="0"/>
            <wp:docPr id="2102204577" name="Picture 210220457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4577" name="Picture 1" descr="A screen shot of a computer program&#10;&#10;Description automatically generated"/>
                    <pic:cNvPicPr/>
                  </pic:nvPicPr>
                  <pic:blipFill>
                    <a:blip r:embed="rId24"/>
                    <a:stretch>
                      <a:fillRect/>
                    </a:stretch>
                  </pic:blipFill>
                  <pic:spPr>
                    <a:xfrm>
                      <a:off x="0" y="0"/>
                      <a:ext cx="6645910" cy="5589905"/>
                    </a:xfrm>
                    <a:prstGeom prst="rect">
                      <a:avLst/>
                    </a:prstGeom>
                  </pic:spPr>
                </pic:pic>
              </a:graphicData>
            </a:graphic>
          </wp:inline>
        </w:drawing>
      </w:r>
    </w:p>
    <w:p w14:paraId="55BB8365" w14:textId="46196D99" w:rsidR="00136693" w:rsidRDefault="00136693" w:rsidP="00A81E55">
      <w:pPr>
        <w:rPr>
          <w:lang w:val="en-US"/>
        </w:rPr>
      </w:pPr>
      <w:r w:rsidRPr="00136693">
        <w:rPr>
          <w:noProof/>
          <w:lang w:val="en-US"/>
        </w:rPr>
        <w:lastRenderedPageBreak/>
        <w:drawing>
          <wp:inline distT="0" distB="0" distL="0" distR="0" wp14:anchorId="2DC8AA7B" wp14:editId="0640F76B">
            <wp:extent cx="6220693" cy="6449325"/>
            <wp:effectExtent l="0" t="0" r="8890" b="8890"/>
            <wp:docPr id="2077378642" name="Picture 20773786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78642" name="Picture 1" descr="A screen shot of a computer program&#10;&#10;Description automatically generated"/>
                    <pic:cNvPicPr/>
                  </pic:nvPicPr>
                  <pic:blipFill>
                    <a:blip r:embed="rId25"/>
                    <a:stretch>
                      <a:fillRect/>
                    </a:stretch>
                  </pic:blipFill>
                  <pic:spPr>
                    <a:xfrm>
                      <a:off x="0" y="0"/>
                      <a:ext cx="6220693" cy="6449325"/>
                    </a:xfrm>
                    <a:prstGeom prst="rect">
                      <a:avLst/>
                    </a:prstGeom>
                  </pic:spPr>
                </pic:pic>
              </a:graphicData>
            </a:graphic>
          </wp:inline>
        </w:drawing>
      </w:r>
    </w:p>
    <w:p w14:paraId="35CE817A" w14:textId="5C35E1BA" w:rsidR="00EB676C" w:rsidRDefault="00EB676C" w:rsidP="00A81E55">
      <w:pPr>
        <w:rPr>
          <w:lang w:val="en-US"/>
        </w:rPr>
      </w:pPr>
    </w:p>
    <w:p w14:paraId="3FD9D7C5" w14:textId="622C0F9A" w:rsidR="00136693" w:rsidRDefault="00136693" w:rsidP="00A81E55">
      <w:pPr>
        <w:rPr>
          <w:lang w:val="en-US"/>
        </w:rPr>
      </w:pPr>
      <w:r>
        <w:rPr>
          <w:lang w:val="en-US"/>
        </w:rPr>
        <w:t>The results:</w:t>
      </w:r>
      <w:r>
        <w:rPr>
          <w:lang w:val="en-US"/>
        </w:rPr>
        <w:br/>
      </w:r>
      <w:r w:rsidR="005F64CA" w:rsidRPr="005F64CA">
        <w:rPr>
          <w:noProof/>
          <w:lang w:val="en-US"/>
        </w:rPr>
        <w:drawing>
          <wp:inline distT="0" distB="0" distL="0" distR="0" wp14:anchorId="4F5F741D" wp14:editId="1BF66F54">
            <wp:extent cx="3743847" cy="485843"/>
            <wp:effectExtent l="0" t="0" r="0" b="9525"/>
            <wp:docPr id="1371923171" name="Picture 137192317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3171" name="Picture 1" descr="A black background with white text&#10;&#10;Description automatically generated"/>
                    <pic:cNvPicPr/>
                  </pic:nvPicPr>
                  <pic:blipFill>
                    <a:blip r:embed="rId26"/>
                    <a:stretch>
                      <a:fillRect/>
                    </a:stretch>
                  </pic:blipFill>
                  <pic:spPr>
                    <a:xfrm>
                      <a:off x="0" y="0"/>
                      <a:ext cx="3743847" cy="485843"/>
                    </a:xfrm>
                    <a:prstGeom prst="rect">
                      <a:avLst/>
                    </a:prstGeom>
                  </pic:spPr>
                </pic:pic>
              </a:graphicData>
            </a:graphic>
          </wp:inline>
        </w:drawing>
      </w:r>
    </w:p>
    <w:p w14:paraId="6B3AFBD6" w14:textId="3D788A89" w:rsidR="005F64CA" w:rsidRDefault="005F64CA" w:rsidP="00A81E55">
      <w:pPr>
        <w:rPr>
          <w:lang w:val="en-US"/>
        </w:rPr>
      </w:pPr>
      <w:r>
        <w:rPr>
          <w:lang w:val="en-US"/>
        </w:rPr>
        <w:t>All four tests passed successfully.</w:t>
      </w:r>
    </w:p>
    <w:p w14:paraId="131FCE8A" w14:textId="77777777" w:rsidR="00804142" w:rsidRDefault="00804142" w:rsidP="00A81E55">
      <w:pPr>
        <w:rPr>
          <w:lang w:val="en-US"/>
        </w:rPr>
      </w:pPr>
    </w:p>
    <w:p w14:paraId="1D9EF77D" w14:textId="76181477" w:rsidR="00804142" w:rsidRDefault="00804142" w:rsidP="00A81E55">
      <w:pPr>
        <w:rPr>
          <w:lang w:val="en-US"/>
        </w:rPr>
      </w:pPr>
      <w:r>
        <w:rPr>
          <w:lang w:val="en-US"/>
        </w:rPr>
        <w:t>Product page</w:t>
      </w:r>
    </w:p>
    <w:p w14:paraId="073DC5EC" w14:textId="2C13950D" w:rsidR="00D162FF" w:rsidRDefault="00D162FF" w:rsidP="00A81E55">
      <w:pPr>
        <w:rPr>
          <w:lang w:val="en-US"/>
        </w:rPr>
      </w:pPr>
      <w:r>
        <w:rPr>
          <w:lang w:val="en-US"/>
        </w:rPr>
        <w:t>For the product page we tested that the page renders and the header is displayed successfully as well as testing that the search bar is successfully loaded.</w:t>
      </w:r>
    </w:p>
    <w:p w14:paraId="1CCD9A98" w14:textId="77777777" w:rsidR="00CF1546" w:rsidRDefault="00CF1546" w:rsidP="00A81E55">
      <w:pPr>
        <w:rPr>
          <w:lang w:val="en-US"/>
        </w:rPr>
      </w:pPr>
    </w:p>
    <w:p w14:paraId="0AA28AB1" w14:textId="3CBE4E78" w:rsidR="00CF1546" w:rsidRDefault="00CF1546" w:rsidP="00A81E55">
      <w:pPr>
        <w:rPr>
          <w:lang w:val="en-US"/>
        </w:rPr>
      </w:pPr>
      <w:r>
        <w:rPr>
          <w:lang w:val="en-US"/>
        </w:rPr>
        <w:t>The tests:</w:t>
      </w:r>
    </w:p>
    <w:p w14:paraId="00E3EE94" w14:textId="013F86D7" w:rsidR="00D162FF" w:rsidRDefault="00D162FF" w:rsidP="00A81E55">
      <w:pPr>
        <w:rPr>
          <w:lang w:val="en-US"/>
        </w:rPr>
      </w:pPr>
      <w:r w:rsidRPr="00D162FF">
        <w:rPr>
          <w:noProof/>
          <w:lang w:val="en-US"/>
        </w:rPr>
        <w:lastRenderedPageBreak/>
        <w:drawing>
          <wp:inline distT="0" distB="0" distL="0" distR="0" wp14:anchorId="7D24A258" wp14:editId="46453B11">
            <wp:extent cx="6645910" cy="6262370"/>
            <wp:effectExtent l="0" t="0" r="2540" b="5080"/>
            <wp:docPr id="1622102641" name="Picture 162210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02641" name=""/>
                    <pic:cNvPicPr/>
                  </pic:nvPicPr>
                  <pic:blipFill>
                    <a:blip r:embed="rId27"/>
                    <a:stretch>
                      <a:fillRect/>
                    </a:stretch>
                  </pic:blipFill>
                  <pic:spPr>
                    <a:xfrm>
                      <a:off x="0" y="0"/>
                      <a:ext cx="6645910" cy="6262370"/>
                    </a:xfrm>
                    <a:prstGeom prst="rect">
                      <a:avLst/>
                    </a:prstGeom>
                  </pic:spPr>
                </pic:pic>
              </a:graphicData>
            </a:graphic>
          </wp:inline>
        </w:drawing>
      </w:r>
    </w:p>
    <w:p w14:paraId="68F37565" w14:textId="77777777" w:rsidR="00CF1546" w:rsidRDefault="00CF1546" w:rsidP="00A81E55">
      <w:pPr>
        <w:rPr>
          <w:lang w:val="en-US"/>
        </w:rPr>
      </w:pPr>
    </w:p>
    <w:p w14:paraId="0E7776D6" w14:textId="17F23DB0" w:rsidR="00CF1546" w:rsidRDefault="00CF1546" w:rsidP="00A81E55">
      <w:pPr>
        <w:rPr>
          <w:lang w:val="en-US"/>
        </w:rPr>
      </w:pPr>
      <w:r>
        <w:rPr>
          <w:lang w:val="en-US"/>
        </w:rPr>
        <w:t>The results:</w:t>
      </w:r>
    </w:p>
    <w:p w14:paraId="6CC2FB86" w14:textId="230745B4" w:rsidR="00CF1546" w:rsidRDefault="00CF1546" w:rsidP="00A81E55">
      <w:pPr>
        <w:rPr>
          <w:lang w:val="en-US"/>
        </w:rPr>
      </w:pPr>
      <w:r w:rsidRPr="00CF1546">
        <w:rPr>
          <w:noProof/>
          <w:lang w:val="en-US"/>
        </w:rPr>
        <w:drawing>
          <wp:inline distT="0" distB="0" distL="0" distR="0" wp14:anchorId="6909E175" wp14:editId="3B1B21E4">
            <wp:extent cx="3934374" cy="381053"/>
            <wp:effectExtent l="0" t="0" r="9525" b="0"/>
            <wp:docPr id="968856438" name="Picture 96885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6438" name=""/>
                    <pic:cNvPicPr/>
                  </pic:nvPicPr>
                  <pic:blipFill>
                    <a:blip r:embed="rId28"/>
                    <a:stretch>
                      <a:fillRect/>
                    </a:stretch>
                  </pic:blipFill>
                  <pic:spPr>
                    <a:xfrm>
                      <a:off x="0" y="0"/>
                      <a:ext cx="3934374" cy="381053"/>
                    </a:xfrm>
                    <a:prstGeom prst="rect">
                      <a:avLst/>
                    </a:prstGeom>
                  </pic:spPr>
                </pic:pic>
              </a:graphicData>
            </a:graphic>
          </wp:inline>
        </w:drawing>
      </w:r>
    </w:p>
    <w:p w14:paraId="04463141" w14:textId="0F3CDE3D" w:rsidR="00CF1546" w:rsidRDefault="00CF1546" w:rsidP="00A81E55">
      <w:pPr>
        <w:rPr>
          <w:lang w:val="en-US"/>
        </w:rPr>
      </w:pPr>
      <w:r>
        <w:rPr>
          <w:lang w:val="en-US"/>
        </w:rPr>
        <w:t>Both tests passed successfully.</w:t>
      </w:r>
    </w:p>
    <w:p w14:paraId="4B3F342A" w14:textId="77777777" w:rsidR="00E94867" w:rsidRDefault="00E94867" w:rsidP="00A81E55">
      <w:pPr>
        <w:rPr>
          <w:lang w:val="en-US"/>
        </w:rPr>
      </w:pPr>
    </w:p>
    <w:p w14:paraId="55E52EF5" w14:textId="05ECDB35" w:rsidR="00E94867" w:rsidRDefault="00E94867" w:rsidP="00A81E55">
      <w:pPr>
        <w:rPr>
          <w:lang w:val="en-US"/>
        </w:rPr>
      </w:pPr>
      <w:r>
        <w:rPr>
          <w:lang w:val="en-US"/>
        </w:rPr>
        <w:t>There are some tests that we were not able to run due to the tests being unable to import the necessary libraries. For example, the tests for the shopping cart page.</w:t>
      </w:r>
    </w:p>
    <w:p w14:paraId="6CA73318" w14:textId="77777777" w:rsidR="00E94867" w:rsidRDefault="00E94867" w:rsidP="00A81E55">
      <w:pPr>
        <w:rPr>
          <w:lang w:val="en-US"/>
        </w:rPr>
      </w:pPr>
    </w:p>
    <w:p w14:paraId="306B3873" w14:textId="77777777" w:rsidR="00E94867" w:rsidRDefault="00E94867" w:rsidP="00A81E55">
      <w:pPr>
        <w:rPr>
          <w:lang w:val="en-US"/>
        </w:rPr>
      </w:pPr>
    </w:p>
    <w:p w14:paraId="5FB74394" w14:textId="77777777" w:rsidR="00E94867" w:rsidRDefault="00E94867" w:rsidP="00A81E55">
      <w:pPr>
        <w:rPr>
          <w:lang w:val="en-US"/>
        </w:rPr>
      </w:pPr>
    </w:p>
    <w:p w14:paraId="1D69EDA4" w14:textId="77777777" w:rsidR="00E94867" w:rsidRDefault="00E94867" w:rsidP="00A81E55">
      <w:pPr>
        <w:rPr>
          <w:lang w:val="en-US"/>
        </w:rPr>
      </w:pPr>
    </w:p>
    <w:p w14:paraId="23E5359B" w14:textId="6CE32CC5" w:rsidR="00E94867" w:rsidRDefault="00E94867" w:rsidP="00A81E55">
      <w:pPr>
        <w:rPr>
          <w:lang w:val="en-US"/>
        </w:rPr>
      </w:pPr>
      <w:r w:rsidRPr="00E94867">
        <w:rPr>
          <w:lang w:val="en-US"/>
        </w:rPr>
        <w:lastRenderedPageBreak/>
        <w:drawing>
          <wp:inline distT="0" distB="0" distL="0" distR="0" wp14:anchorId="62396DE9" wp14:editId="31B7333A">
            <wp:extent cx="6645910" cy="3853815"/>
            <wp:effectExtent l="0" t="0" r="2540" b="0"/>
            <wp:docPr id="145470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09731" name=""/>
                    <pic:cNvPicPr/>
                  </pic:nvPicPr>
                  <pic:blipFill>
                    <a:blip r:embed="rId29"/>
                    <a:stretch>
                      <a:fillRect/>
                    </a:stretch>
                  </pic:blipFill>
                  <pic:spPr>
                    <a:xfrm>
                      <a:off x="0" y="0"/>
                      <a:ext cx="6645910" cy="3853815"/>
                    </a:xfrm>
                    <a:prstGeom prst="rect">
                      <a:avLst/>
                    </a:prstGeom>
                  </pic:spPr>
                </pic:pic>
              </a:graphicData>
            </a:graphic>
          </wp:inline>
        </w:drawing>
      </w:r>
    </w:p>
    <w:p w14:paraId="7AD1CB41" w14:textId="77777777" w:rsidR="00E94867" w:rsidRDefault="00E94867" w:rsidP="00A81E55">
      <w:pPr>
        <w:rPr>
          <w:lang w:val="en-US"/>
        </w:rPr>
      </w:pPr>
    </w:p>
    <w:p w14:paraId="16C6EA43" w14:textId="5C0F8F85" w:rsidR="00E94867" w:rsidRDefault="00E94867" w:rsidP="00A81E55">
      <w:pPr>
        <w:rPr>
          <w:lang w:val="en-US"/>
        </w:rPr>
      </w:pPr>
      <w:r>
        <w:rPr>
          <w:lang w:val="en-US"/>
        </w:rPr>
        <w:t xml:space="preserve">For some reason, it is not importing the necessary libraries that we used in the page. Due to this the </w:t>
      </w:r>
      <w:proofErr w:type="spellStart"/>
      <w:r>
        <w:rPr>
          <w:lang w:val="en-US"/>
        </w:rPr>
        <w:t>shoppingcart</w:t>
      </w:r>
      <w:proofErr w:type="spellEnd"/>
      <w:r>
        <w:rPr>
          <w:lang w:val="en-US"/>
        </w:rPr>
        <w:t xml:space="preserve"> page would not even mount. However, this led us to do manual testing, and as you can see when running the </w:t>
      </w:r>
      <w:proofErr w:type="gramStart"/>
      <w:r>
        <w:rPr>
          <w:lang w:val="en-US"/>
        </w:rPr>
        <w:t>website</w:t>
      </w:r>
      <w:proofErr w:type="gramEnd"/>
      <w:r>
        <w:rPr>
          <w:lang w:val="en-US"/>
        </w:rPr>
        <w:t xml:space="preserve"> the shopping cart page works well with no form of import error.</w:t>
      </w:r>
    </w:p>
    <w:p w14:paraId="401C677D" w14:textId="46C07608" w:rsidR="00E94867" w:rsidRDefault="00E94867" w:rsidP="00A81E55">
      <w:pPr>
        <w:rPr>
          <w:lang w:val="en-US"/>
        </w:rPr>
      </w:pPr>
      <w:r w:rsidRPr="00E94867">
        <w:rPr>
          <w:lang w:val="en-US"/>
        </w:rPr>
        <w:drawing>
          <wp:inline distT="0" distB="0" distL="0" distR="0" wp14:anchorId="607CE92C" wp14:editId="3CF122E2">
            <wp:extent cx="6645910" cy="3385185"/>
            <wp:effectExtent l="0" t="0" r="2540" b="5715"/>
            <wp:docPr id="1349819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9726" name="Picture 1" descr="A screenshot of a computer&#10;&#10;Description automatically generated"/>
                    <pic:cNvPicPr/>
                  </pic:nvPicPr>
                  <pic:blipFill>
                    <a:blip r:embed="rId30"/>
                    <a:stretch>
                      <a:fillRect/>
                    </a:stretch>
                  </pic:blipFill>
                  <pic:spPr>
                    <a:xfrm>
                      <a:off x="0" y="0"/>
                      <a:ext cx="6645910" cy="3385185"/>
                    </a:xfrm>
                    <a:prstGeom prst="rect">
                      <a:avLst/>
                    </a:prstGeom>
                  </pic:spPr>
                </pic:pic>
              </a:graphicData>
            </a:graphic>
          </wp:inline>
        </w:drawing>
      </w:r>
    </w:p>
    <w:p w14:paraId="4A41D605" w14:textId="77777777" w:rsidR="00E94867" w:rsidRDefault="00E94867" w:rsidP="00E94867">
      <w:pPr>
        <w:rPr>
          <w:lang w:val="en-US"/>
        </w:rPr>
      </w:pPr>
    </w:p>
    <w:p w14:paraId="088F61C8" w14:textId="41F42765" w:rsidR="00E94867" w:rsidRDefault="00E94867" w:rsidP="00E94867">
      <w:pPr>
        <w:tabs>
          <w:tab w:val="left" w:pos="4104"/>
        </w:tabs>
        <w:rPr>
          <w:lang w:val="en-US"/>
        </w:rPr>
      </w:pPr>
    </w:p>
    <w:p w14:paraId="3C31B519" w14:textId="77777777" w:rsidR="00E94867" w:rsidRDefault="00E94867" w:rsidP="00E94867">
      <w:pPr>
        <w:tabs>
          <w:tab w:val="left" w:pos="4104"/>
        </w:tabs>
        <w:rPr>
          <w:lang w:val="en-US"/>
        </w:rPr>
      </w:pPr>
    </w:p>
    <w:p w14:paraId="68107D29" w14:textId="77777777" w:rsidR="00E94867" w:rsidRDefault="00E94867" w:rsidP="00E94867">
      <w:pPr>
        <w:tabs>
          <w:tab w:val="left" w:pos="4104"/>
        </w:tabs>
        <w:rPr>
          <w:lang w:val="en-US"/>
        </w:rPr>
      </w:pPr>
    </w:p>
    <w:p w14:paraId="6C95E890" w14:textId="77777777" w:rsidR="00E94867" w:rsidRDefault="00E94867" w:rsidP="00E94867">
      <w:pPr>
        <w:tabs>
          <w:tab w:val="left" w:pos="4104"/>
        </w:tabs>
        <w:rPr>
          <w:lang w:val="en-US"/>
        </w:rPr>
      </w:pPr>
    </w:p>
    <w:p w14:paraId="1BB82754" w14:textId="610B576C" w:rsidR="00E94867" w:rsidRDefault="00E94867" w:rsidP="00E94867">
      <w:pPr>
        <w:tabs>
          <w:tab w:val="left" w:pos="4104"/>
        </w:tabs>
        <w:rPr>
          <w:lang w:val="en-US"/>
        </w:rPr>
      </w:pPr>
      <w:r>
        <w:rPr>
          <w:lang w:val="en-US"/>
        </w:rPr>
        <w:lastRenderedPageBreak/>
        <w:t>The same issue was also encountered when doing the test for the checkout page.</w:t>
      </w:r>
    </w:p>
    <w:p w14:paraId="3F648F72" w14:textId="02D7B73E" w:rsidR="00E94867" w:rsidRDefault="00E94867" w:rsidP="00E94867">
      <w:pPr>
        <w:tabs>
          <w:tab w:val="left" w:pos="4104"/>
        </w:tabs>
        <w:rPr>
          <w:lang w:val="en-US"/>
        </w:rPr>
      </w:pPr>
      <w:r w:rsidRPr="00E94867">
        <w:rPr>
          <w:lang w:val="en-US"/>
        </w:rPr>
        <w:drawing>
          <wp:inline distT="0" distB="0" distL="0" distR="0" wp14:anchorId="289D7D6C" wp14:editId="0A15B6E8">
            <wp:extent cx="6645910" cy="4187190"/>
            <wp:effectExtent l="0" t="0" r="2540" b="3810"/>
            <wp:docPr id="81487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77115" name=""/>
                    <pic:cNvPicPr/>
                  </pic:nvPicPr>
                  <pic:blipFill>
                    <a:blip r:embed="rId31"/>
                    <a:stretch>
                      <a:fillRect/>
                    </a:stretch>
                  </pic:blipFill>
                  <pic:spPr>
                    <a:xfrm>
                      <a:off x="0" y="0"/>
                      <a:ext cx="6645910" cy="4187190"/>
                    </a:xfrm>
                    <a:prstGeom prst="rect">
                      <a:avLst/>
                    </a:prstGeom>
                  </pic:spPr>
                </pic:pic>
              </a:graphicData>
            </a:graphic>
          </wp:inline>
        </w:drawing>
      </w:r>
    </w:p>
    <w:p w14:paraId="432E68A4" w14:textId="77777777" w:rsidR="00E94867" w:rsidRPr="00E94867" w:rsidRDefault="00E94867" w:rsidP="00E94867">
      <w:pPr>
        <w:rPr>
          <w:lang w:val="en-US"/>
        </w:rPr>
      </w:pPr>
    </w:p>
    <w:p w14:paraId="7AC05A4D" w14:textId="57EBD3EB" w:rsidR="00E94867" w:rsidRDefault="00E94867" w:rsidP="00E94867">
      <w:pPr>
        <w:tabs>
          <w:tab w:val="left" w:pos="2604"/>
        </w:tabs>
        <w:rPr>
          <w:lang w:val="en-US"/>
        </w:rPr>
      </w:pPr>
      <w:r>
        <w:rPr>
          <w:lang w:val="en-US"/>
        </w:rPr>
        <w:t>We could not remove the libraries, obviously as our page uses them. This is what led us to do manual testing for the pages that have import issues with the test. Again, everything seems fine when we run the actual website.</w:t>
      </w:r>
    </w:p>
    <w:p w14:paraId="2BCBA710" w14:textId="5EF1844C" w:rsidR="00E94867" w:rsidRPr="00E94867" w:rsidRDefault="00E94867" w:rsidP="00E94867">
      <w:pPr>
        <w:tabs>
          <w:tab w:val="left" w:pos="2604"/>
        </w:tabs>
        <w:rPr>
          <w:lang w:val="en-US"/>
        </w:rPr>
      </w:pPr>
      <w:r w:rsidRPr="00E94867">
        <w:rPr>
          <w:lang w:val="en-US"/>
        </w:rPr>
        <w:drawing>
          <wp:inline distT="0" distB="0" distL="0" distR="0" wp14:anchorId="726D3591" wp14:editId="0513A1C6">
            <wp:extent cx="6645910" cy="3406140"/>
            <wp:effectExtent l="0" t="0" r="2540" b="3810"/>
            <wp:docPr id="182132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23446" name=""/>
                    <pic:cNvPicPr/>
                  </pic:nvPicPr>
                  <pic:blipFill>
                    <a:blip r:embed="rId32"/>
                    <a:stretch>
                      <a:fillRect/>
                    </a:stretch>
                  </pic:blipFill>
                  <pic:spPr>
                    <a:xfrm>
                      <a:off x="0" y="0"/>
                      <a:ext cx="6645910" cy="3406140"/>
                    </a:xfrm>
                    <a:prstGeom prst="rect">
                      <a:avLst/>
                    </a:prstGeom>
                  </pic:spPr>
                </pic:pic>
              </a:graphicData>
            </a:graphic>
          </wp:inline>
        </w:drawing>
      </w:r>
    </w:p>
    <w:sectPr w:rsidR="00E94867" w:rsidRPr="00E94867" w:rsidSect="00D62F6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246"/>
    <w:multiLevelType w:val="hybridMultilevel"/>
    <w:tmpl w:val="02B4F488"/>
    <w:lvl w:ilvl="0" w:tplc="80C6CEE0">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E65707"/>
    <w:multiLevelType w:val="hybridMultilevel"/>
    <w:tmpl w:val="21EA89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E31282"/>
    <w:multiLevelType w:val="hybridMultilevel"/>
    <w:tmpl w:val="9A6005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6440132"/>
    <w:multiLevelType w:val="hybridMultilevel"/>
    <w:tmpl w:val="49B280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80C6A00"/>
    <w:multiLevelType w:val="hybridMultilevel"/>
    <w:tmpl w:val="94A4FC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8C17C9D"/>
    <w:multiLevelType w:val="hybridMultilevel"/>
    <w:tmpl w:val="C772D9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12C670C"/>
    <w:multiLevelType w:val="hybridMultilevel"/>
    <w:tmpl w:val="2F0E9D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966545309">
    <w:abstractNumId w:val="0"/>
  </w:num>
  <w:num w:numId="2" w16cid:durableId="1462647765">
    <w:abstractNumId w:val="3"/>
  </w:num>
  <w:num w:numId="3" w16cid:durableId="1905407051">
    <w:abstractNumId w:val="2"/>
  </w:num>
  <w:num w:numId="4" w16cid:durableId="80612576">
    <w:abstractNumId w:val="1"/>
  </w:num>
  <w:num w:numId="5" w16cid:durableId="418916496">
    <w:abstractNumId w:val="4"/>
  </w:num>
  <w:num w:numId="6" w16cid:durableId="2088069169">
    <w:abstractNumId w:val="5"/>
  </w:num>
  <w:num w:numId="7" w16cid:durableId="133372458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on Aguila">
    <w15:presenceInfo w15:providerId="Windows Live" w15:userId="481e8bc6c4295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045"/>
    <w:rsid w:val="0002083E"/>
    <w:rsid w:val="00044E90"/>
    <w:rsid w:val="00070F65"/>
    <w:rsid w:val="00081928"/>
    <w:rsid w:val="00097A81"/>
    <w:rsid w:val="000D4C81"/>
    <w:rsid w:val="00101C50"/>
    <w:rsid w:val="00106D64"/>
    <w:rsid w:val="00122C3B"/>
    <w:rsid w:val="00136693"/>
    <w:rsid w:val="001C1932"/>
    <w:rsid w:val="001D6621"/>
    <w:rsid w:val="00240373"/>
    <w:rsid w:val="0026113D"/>
    <w:rsid w:val="00261E7F"/>
    <w:rsid w:val="00293EA5"/>
    <w:rsid w:val="00324B09"/>
    <w:rsid w:val="003B6D46"/>
    <w:rsid w:val="003D32A1"/>
    <w:rsid w:val="003D61C3"/>
    <w:rsid w:val="003E6A21"/>
    <w:rsid w:val="003F7F8D"/>
    <w:rsid w:val="00400F5A"/>
    <w:rsid w:val="00430AEC"/>
    <w:rsid w:val="00435192"/>
    <w:rsid w:val="00453DBE"/>
    <w:rsid w:val="00464B1A"/>
    <w:rsid w:val="004E1B5B"/>
    <w:rsid w:val="004F0530"/>
    <w:rsid w:val="00512BF4"/>
    <w:rsid w:val="005307FF"/>
    <w:rsid w:val="005361CD"/>
    <w:rsid w:val="00573ED2"/>
    <w:rsid w:val="005A539A"/>
    <w:rsid w:val="005C5045"/>
    <w:rsid w:val="005F64CA"/>
    <w:rsid w:val="00606DF6"/>
    <w:rsid w:val="006D470F"/>
    <w:rsid w:val="007325AC"/>
    <w:rsid w:val="00745D98"/>
    <w:rsid w:val="00750B67"/>
    <w:rsid w:val="00782030"/>
    <w:rsid w:val="00786817"/>
    <w:rsid w:val="007970E2"/>
    <w:rsid w:val="007C71C3"/>
    <w:rsid w:val="00803E1A"/>
    <w:rsid w:val="00804142"/>
    <w:rsid w:val="008202C0"/>
    <w:rsid w:val="00831DC0"/>
    <w:rsid w:val="00894D1C"/>
    <w:rsid w:val="00897EE8"/>
    <w:rsid w:val="008A0519"/>
    <w:rsid w:val="008A4407"/>
    <w:rsid w:val="008A4C05"/>
    <w:rsid w:val="008B020D"/>
    <w:rsid w:val="008D7568"/>
    <w:rsid w:val="0093586F"/>
    <w:rsid w:val="009E3D9B"/>
    <w:rsid w:val="009E3DC4"/>
    <w:rsid w:val="009E4E3D"/>
    <w:rsid w:val="00A115F2"/>
    <w:rsid w:val="00A35ABB"/>
    <w:rsid w:val="00A41FE8"/>
    <w:rsid w:val="00A44CA8"/>
    <w:rsid w:val="00A81E55"/>
    <w:rsid w:val="00AC50BC"/>
    <w:rsid w:val="00AE5633"/>
    <w:rsid w:val="00AF5BC8"/>
    <w:rsid w:val="00B03B3F"/>
    <w:rsid w:val="00B37733"/>
    <w:rsid w:val="00B4251D"/>
    <w:rsid w:val="00B50EA3"/>
    <w:rsid w:val="00B538A7"/>
    <w:rsid w:val="00B55377"/>
    <w:rsid w:val="00B75F20"/>
    <w:rsid w:val="00BF3EC2"/>
    <w:rsid w:val="00CA193B"/>
    <w:rsid w:val="00CE33D4"/>
    <w:rsid w:val="00CF1546"/>
    <w:rsid w:val="00CF214E"/>
    <w:rsid w:val="00D12B85"/>
    <w:rsid w:val="00D162FF"/>
    <w:rsid w:val="00D34F3C"/>
    <w:rsid w:val="00D62F64"/>
    <w:rsid w:val="00DA5002"/>
    <w:rsid w:val="00DB1717"/>
    <w:rsid w:val="00DB1D5D"/>
    <w:rsid w:val="00E019AB"/>
    <w:rsid w:val="00E03A9B"/>
    <w:rsid w:val="00E22B15"/>
    <w:rsid w:val="00E23E46"/>
    <w:rsid w:val="00E25197"/>
    <w:rsid w:val="00E27847"/>
    <w:rsid w:val="00E27DFA"/>
    <w:rsid w:val="00E62548"/>
    <w:rsid w:val="00E94867"/>
    <w:rsid w:val="00EB676C"/>
    <w:rsid w:val="00EE48FA"/>
    <w:rsid w:val="00EF14EA"/>
    <w:rsid w:val="00F23D91"/>
    <w:rsid w:val="00F576B9"/>
    <w:rsid w:val="00F63978"/>
    <w:rsid w:val="00F82D4A"/>
    <w:rsid w:val="00FD3E57"/>
    <w:rsid w:val="00FE396B"/>
    <w:rsid w:val="00FF5C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56F70"/>
  <w15:chartTrackingRefBased/>
  <w15:docId w15:val="{A71358CA-A590-4D84-A3A3-B3B854168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1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4D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4D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19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E5633"/>
    <w:pPr>
      <w:ind w:left="720"/>
      <w:contextualSpacing/>
    </w:pPr>
  </w:style>
  <w:style w:type="character" w:customStyle="1" w:styleId="Heading2Char">
    <w:name w:val="Heading 2 Char"/>
    <w:basedOn w:val="DefaultParagraphFont"/>
    <w:link w:val="Heading2"/>
    <w:uiPriority w:val="9"/>
    <w:rsid w:val="00894D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4D1C"/>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5307FF"/>
    <w:pPr>
      <w:spacing w:after="0" w:line="240" w:lineRule="auto"/>
    </w:pPr>
  </w:style>
  <w:style w:type="character" w:styleId="CommentReference">
    <w:name w:val="annotation reference"/>
    <w:basedOn w:val="DefaultParagraphFont"/>
    <w:uiPriority w:val="99"/>
    <w:semiHidden/>
    <w:unhideWhenUsed/>
    <w:rsid w:val="005307FF"/>
    <w:rPr>
      <w:sz w:val="16"/>
      <w:szCs w:val="16"/>
    </w:rPr>
  </w:style>
  <w:style w:type="paragraph" w:styleId="CommentText">
    <w:name w:val="annotation text"/>
    <w:basedOn w:val="Normal"/>
    <w:link w:val="CommentTextChar"/>
    <w:uiPriority w:val="99"/>
    <w:unhideWhenUsed/>
    <w:rsid w:val="005307FF"/>
    <w:pPr>
      <w:spacing w:line="240" w:lineRule="auto"/>
    </w:pPr>
    <w:rPr>
      <w:sz w:val="20"/>
      <w:szCs w:val="20"/>
    </w:rPr>
  </w:style>
  <w:style w:type="character" w:customStyle="1" w:styleId="CommentTextChar">
    <w:name w:val="Comment Text Char"/>
    <w:basedOn w:val="DefaultParagraphFont"/>
    <w:link w:val="CommentText"/>
    <w:uiPriority w:val="99"/>
    <w:rsid w:val="005307FF"/>
    <w:rPr>
      <w:sz w:val="20"/>
      <w:szCs w:val="20"/>
    </w:rPr>
  </w:style>
  <w:style w:type="paragraph" w:styleId="CommentSubject">
    <w:name w:val="annotation subject"/>
    <w:basedOn w:val="CommentText"/>
    <w:next w:val="CommentText"/>
    <w:link w:val="CommentSubjectChar"/>
    <w:uiPriority w:val="99"/>
    <w:semiHidden/>
    <w:unhideWhenUsed/>
    <w:rsid w:val="005307FF"/>
    <w:rPr>
      <w:b/>
      <w:bCs/>
    </w:rPr>
  </w:style>
  <w:style w:type="character" w:customStyle="1" w:styleId="CommentSubjectChar">
    <w:name w:val="Comment Subject Char"/>
    <w:basedOn w:val="CommentTextChar"/>
    <w:link w:val="CommentSubject"/>
    <w:uiPriority w:val="99"/>
    <w:semiHidden/>
    <w:rsid w:val="005307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677131">
      <w:bodyDiv w:val="1"/>
      <w:marLeft w:val="0"/>
      <w:marRight w:val="0"/>
      <w:marTop w:val="0"/>
      <w:marBottom w:val="0"/>
      <w:divBdr>
        <w:top w:val="none" w:sz="0" w:space="0" w:color="auto"/>
        <w:left w:val="none" w:sz="0" w:space="0" w:color="auto"/>
        <w:bottom w:val="none" w:sz="0" w:space="0" w:color="auto"/>
        <w:right w:val="none" w:sz="0" w:space="0" w:color="auto"/>
      </w:divBdr>
      <w:divsChild>
        <w:div w:id="1621261191">
          <w:marLeft w:val="0"/>
          <w:marRight w:val="0"/>
          <w:marTop w:val="0"/>
          <w:marBottom w:val="0"/>
          <w:divBdr>
            <w:top w:val="none" w:sz="0" w:space="0" w:color="auto"/>
            <w:left w:val="none" w:sz="0" w:space="0" w:color="auto"/>
            <w:bottom w:val="none" w:sz="0" w:space="0" w:color="auto"/>
            <w:right w:val="none" w:sz="0" w:space="0" w:color="auto"/>
          </w:divBdr>
        </w:div>
      </w:divsChild>
    </w:div>
    <w:div w:id="614094697">
      <w:bodyDiv w:val="1"/>
      <w:marLeft w:val="0"/>
      <w:marRight w:val="0"/>
      <w:marTop w:val="0"/>
      <w:marBottom w:val="0"/>
      <w:divBdr>
        <w:top w:val="none" w:sz="0" w:space="0" w:color="auto"/>
        <w:left w:val="none" w:sz="0" w:space="0" w:color="auto"/>
        <w:bottom w:val="none" w:sz="0" w:space="0" w:color="auto"/>
        <w:right w:val="none" w:sz="0" w:space="0" w:color="auto"/>
      </w:divBdr>
      <w:divsChild>
        <w:div w:id="1289625710">
          <w:marLeft w:val="0"/>
          <w:marRight w:val="0"/>
          <w:marTop w:val="0"/>
          <w:marBottom w:val="0"/>
          <w:divBdr>
            <w:top w:val="none" w:sz="0" w:space="0" w:color="auto"/>
            <w:left w:val="none" w:sz="0" w:space="0" w:color="auto"/>
            <w:bottom w:val="none" w:sz="0" w:space="0" w:color="auto"/>
            <w:right w:val="none" w:sz="0" w:space="0" w:color="auto"/>
          </w:divBdr>
        </w:div>
      </w:divsChild>
    </w:div>
    <w:div w:id="969870326">
      <w:bodyDiv w:val="1"/>
      <w:marLeft w:val="0"/>
      <w:marRight w:val="0"/>
      <w:marTop w:val="0"/>
      <w:marBottom w:val="0"/>
      <w:divBdr>
        <w:top w:val="none" w:sz="0" w:space="0" w:color="auto"/>
        <w:left w:val="none" w:sz="0" w:space="0" w:color="auto"/>
        <w:bottom w:val="none" w:sz="0" w:space="0" w:color="auto"/>
        <w:right w:val="none" w:sz="0" w:space="0" w:color="auto"/>
      </w:divBdr>
      <w:divsChild>
        <w:div w:id="1639799542">
          <w:marLeft w:val="0"/>
          <w:marRight w:val="0"/>
          <w:marTop w:val="0"/>
          <w:marBottom w:val="0"/>
          <w:divBdr>
            <w:top w:val="none" w:sz="0" w:space="0" w:color="auto"/>
            <w:left w:val="none" w:sz="0" w:space="0" w:color="auto"/>
            <w:bottom w:val="none" w:sz="0" w:space="0" w:color="auto"/>
            <w:right w:val="none" w:sz="0" w:space="0" w:color="auto"/>
          </w:divBdr>
        </w:div>
      </w:divsChild>
    </w:div>
    <w:div w:id="1121387447">
      <w:bodyDiv w:val="1"/>
      <w:marLeft w:val="0"/>
      <w:marRight w:val="0"/>
      <w:marTop w:val="0"/>
      <w:marBottom w:val="0"/>
      <w:divBdr>
        <w:top w:val="none" w:sz="0" w:space="0" w:color="auto"/>
        <w:left w:val="none" w:sz="0" w:space="0" w:color="auto"/>
        <w:bottom w:val="none" w:sz="0" w:space="0" w:color="auto"/>
        <w:right w:val="none" w:sz="0" w:space="0" w:color="auto"/>
      </w:divBdr>
      <w:divsChild>
        <w:div w:id="808133436">
          <w:marLeft w:val="0"/>
          <w:marRight w:val="0"/>
          <w:marTop w:val="0"/>
          <w:marBottom w:val="0"/>
          <w:divBdr>
            <w:top w:val="none" w:sz="0" w:space="0" w:color="auto"/>
            <w:left w:val="none" w:sz="0" w:space="0" w:color="auto"/>
            <w:bottom w:val="none" w:sz="0" w:space="0" w:color="auto"/>
            <w:right w:val="none" w:sz="0" w:space="0" w:color="auto"/>
          </w:divBdr>
        </w:div>
      </w:divsChild>
    </w:div>
    <w:div w:id="1182819768">
      <w:bodyDiv w:val="1"/>
      <w:marLeft w:val="0"/>
      <w:marRight w:val="0"/>
      <w:marTop w:val="0"/>
      <w:marBottom w:val="0"/>
      <w:divBdr>
        <w:top w:val="none" w:sz="0" w:space="0" w:color="auto"/>
        <w:left w:val="none" w:sz="0" w:space="0" w:color="auto"/>
        <w:bottom w:val="none" w:sz="0" w:space="0" w:color="auto"/>
        <w:right w:val="none" w:sz="0" w:space="0" w:color="auto"/>
      </w:divBdr>
      <w:divsChild>
        <w:div w:id="411708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A8F8A8E3F97A459865147724E53F4D" ma:contentTypeVersion="5" ma:contentTypeDescription="Create a new document." ma:contentTypeScope="" ma:versionID="3c912fcc3c4857615e849b972187ecec">
  <xsd:schema xmlns:xsd="http://www.w3.org/2001/XMLSchema" xmlns:xs="http://www.w3.org/2001/XMLSchema" xmlns:p="http://schemas.microsoft.com/office/2006/metadata/properties" xmlns:ns2="a77db8dc-34d4-4864-b02a-0e24642c33e9" targetNamespace="http://schemas.microsoft.com/office/2006/metadata/properties" ma:root="true" ma:fieldsID="c54c56040d23557f04fb92ea6967bf70" ns2:_="">
    <xsd:import namespace="a77db8dc-34d4-4864-b02a-0e24642c33e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7db8dc-34d4-4864-b02a-0e24642c33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99700D-0D25-492C-9A34-FB334206C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7db8dc-34d4-4864-b02a-0e24642c33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74478F-1937-4A65-BD39-BE66B7C4F6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13</Pages>
  <Words>700</Words>
  <Characters>3994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koopamoopa Clod</dc:creator>
  <cp:keywords/>
  <dc:description/>
  <cp:lastModifiedBy>Sri Kalyan Rohan</cp:lastModifiedBy>
  <cp:revision>106</cp:revision>
  <dcterms:created xsi:type="dcterms:W3CDTF">2023-09-17T19:39:00Z</dcterms:created>
  <dcterms:modified xsi:type="dcterms:W3CDTF">2023-09-17T12:42:00Z</dcterms:modified>
</cp:coreProperties>
</file>